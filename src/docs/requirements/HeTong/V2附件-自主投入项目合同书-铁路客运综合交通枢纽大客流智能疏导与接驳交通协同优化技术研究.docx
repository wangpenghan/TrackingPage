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DF3F5" w14:textId="77777777" w:rsidR="007054FF" w:rsidRDefault="007054FF">
      <w:pPr>
        <w:adjustRightInd w:val="0"/>
        <w:snapToGrid w:val="0"/>
        <w:spacing w:line="480" w:lineRule="atLeast"/>
        <w:rPr>
          <w:sz w:val="24"/>
        </w:rPr>
      </w:pPr>
    </w:p>
    <w:tbl>
      <w:tblPr>
        <w:tblW w:w="8392" w:type="dxa"/>
        <w:tblInd w:w="2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4992"/>
        <w:gridCol w:w="1716"/>
        <w:gridCol w:w="1684"/>
      </w:tblGrid>
      <w:tr w:rsidR="007054FF" w14:paraId="557A1734" w14:textId="77777777">
        <w:trPr>
          <w:trHeight w:val="363"/>
        </w:trPr>
        <w:tc>
          <w:tcPr>
            <w:tcW w:w="4992" w:type="dxa"/>
            <w:tcBorders>
              <w:top w:val="nil"/>
              <w:left w:val="nil"/>
              <w:bottom w:val="nil"/>
              <w:right w:val="single" w:sz="4" w:space="0" w:color="auto"/>
            </w:tcBorders>
            <w:tcMar>
              <w:top w:w="57" w:type="dxa"/>
              <w:bottom w:w="57" w:type="dxa"/>
            </w:tcMar>
            <w:vAlign w:val="center"/>
          </w:tcPr>
          <w:p w14:paraId="4B74C1D0" w14:textId="77777777" w:rsidR="007054FF" w:rsidRDefault="00402A0C">
            <w:pPr>
              <w:adjustRightInd w:val="0"/>
              <w:snapToGrid w:val="0"/>
              <w:rPr>
                <w:sz w:val="24"/>
                <w:u w:val="single"/>
              </w:rPr>
            </w:pPr>
            <w:r>
              <w:rPr>
                <w:rFonts w:hint="eastAsia"/>
                <w:sz w:val="24"/>
              </w:rPr>
              <w:t>密级：</w:t>
            </w:r>
            <w:bookmarkStart w:id="0" w:name="密级"/>
            <w:bookmarkEnd w:id="0"/>
            <w:r>
              <w:rPr>
                <w:rFonts w:hint="eastAsia"/>
                <w:sz w:val="24"/>
              </w:rPr>
              <w:t>非密</w:t>
            </w:r>
          </w:p>
        </w:tc>
        <w:tc>
          <w:tcPr>
            <w:tcW w:w="1716" w:type="dxa"/>
            <w:tcBorders>
              <w:left w:val="nil"/>
            </w:tcBorders>
            <w:tcMar>
              <w:top w:w="57" w:type="dxa"/>
              <w:bottom w:w="57" w:type="dxa"/>
            </w:tcMar>
            <w:vAlign w:val="center"/>
          </w:tcPr>
          <w:p w14:paraId="593C3129" w14:textId="77777777" w:rsidR="007054FF" w:rsidRDefault="00402A0C">
            <w:pPr>
              <w:adjustRightInd w:val="0"/>
              <w:snapToGrid w:val="0"/>
              <w:jc w:val="distribute"/>
              <w:rPr>
                <w:sz w:val="24"/>
              </w:rPr>
            </w:pPr>
            <w:r>
              <w:rPr>
                <w:rFonts w:hint="eastAsia"/>
                <w:sz w:val="24"/>
              </w:rPr>
              <w:t>合同编号</w:t>
            </w:r>
          </w:p>
        </w:tc>
        <w:tc>
          <w:tcPr>
            <w:tcW w:w="1684" w:type="dxa"/>
            <w:tcMar>
              <w:top w:w="57" w:type="dxa"/>
              <w:bottom w:w="57" w:type="dxa"/>
            </w:tcMar>
            <w:vAlign w:val="center"/>
          </w:tcPr>
          <w:p w14:paraId="7536E19C" w14:textId="77777777" w:rsidR="007054FF" w:rsidRDefault="00402A0C">
            <w:pPr>
              <w:adjustRightInd w:val="0"/>
              <w:snapToGrid w:val="0"/>
              <w:jc w:val="center"/>
              <w:rPr>
                <w:sz w:val="24"/>
              </w:rPr>
            </w:pPr>
            <w:bookmarkStart w:id="1" w:name="合同编号"/>
            <w:bookmarkEnd w:id="1"/>
            <w:r>
              <w:rPr>
                <w:sz w:val="24"/>
              </w:rPr>
              <w:t>DZYF25-114</w:t>
            </w:r>
          </w:p>
        </w:tc>
      </w:tr>
      <w:tr w:rsidR="007054FF" w14:paraId="6FB99336" w14:textId="77777777">
        <w:trPr>
          <w:trHeight w:val="363"/>
        </w:trPr>
        <w:tc>
          <w:tcPr>
            <w:tcW w:w="4992" w:type="dxa"/>
            <w:tcBorders>
              <w:top w:val="nil"/>
              <w:left w:val="nil"/>
              <w:bottom w:val="nil"/>
              <w:right w:val="single" w:sz="4" w:space="0" w:color="auto"/>
            </w:tcBorders>
            <w:tcMar>
              <w:top w:w="57" w:type="dxa"/>
              <w:bottom w:w="57" w:type="dxa"/>
            </w:tcMar>
            <w:vAlign w:val="center"/>
          </w:tcPr>
          <w:p w14:paraId="47D917B5" w14:textId="77777777" w:rsidR="007054FF" w:rsidRDefault="007054FF">
            <w:pPr>
              <w:adjustRightInd w:val="0"/>
              <w:snapToGrid w:val="0"/>
              <w:rPr>
                <w:sz w:val="24"/>
              </w:rPr>
            </w:pPr>
          </w:p>
        </w:tc>
        <w:tc>
          <w:tcPr>
            <w:tcW w:w="1716" w:type="dxa"/>
            <w:tcBorders>
              <w:left w:val="nil"/>
            </w:tcBorders>
            <w:tcMar>
              <w:top w:w="57" w:type="dxa"/>
              <w:bottom w:w="57" w:type="dxa"/>
            </w:tcMar>
            <w:vAlign w:val="center"/>
          </w:tcPr>
          <w:p w14:paraId="6E6F5138" w14:textId="77777777" w:rsidR="007054FF" w:rsidRDefault="00402A0C">
            <w:pPr>
              <w:adjustRightInd w:val="0"/>
              <w:snapToGrid w:val="0"/>
              <w:jc w:val="distribute"/>
              <w:rPr>
                <w:sz w:val="24"/>
              </w:rPr>
            </w:pPr>
            <w:r>
              <w:rPr>
                <w:rFonts w:hint="eastAsia"/>
                <w:sz w:val="24"/>
              </w:rPr>
              <w:t>项目计划类别</w:t>
            </w:r>
          </w:p>
        </w:tc>
        <w:tc>
          <w:tcPr>
            <w:tcW w:w="1684" w:type="dxa"/>
            <w:tcMar>
              <w:top w:w="57" w:type="dxa"/>
              <w:bottom w:w="57" w:type="dxa"/>
            </w:tcMar>
            <w:vAlign w:val="center"/>
          </w:tcPr>
          <w:p w14:paraId="3F8BC2B6" w14:textId="77777777" w:rsidR="007054FF" w:rsidRDefault="00402A0C">
            <w:pPr>
              <w:adjustRightInd w:val="0"/>
              <w:snapToGrid w:val="0"/>
              <w:jc w:val="center"/>
              <w:rPr>
                <w:sz w:val="24"/>
              </w:rPr>
            </w:pPr>
            <w:bookmarkStart w:id="2" w:name="项目类别"/>
            <w:bookmarkEnd w:id="2"/>
            <w:r>
              <w:rPr>
                <w:rFonts w:hint="eastAsia"/>
                <w:sz w:val="24"/>
              </w:rPr>
              <w:t>自主投入项目</w:t>
            </w:r>
          </w:p>
        </w:tc>
      </w:tr>
      <w:tr w:rsidR="007054FF" w14:paraId="6060DBA8" w14:textId="77777777">
        <w:trPr>
          <w:trHeight w:val="354"/>
        </w:trPr>
        <w:tc>
          <w:tcPr>
            <w:tcW w:w="4992" w:type="dxa"/>
            <w:tcBorders>
              <w:top w:val="nil"/>
              <w:left w:val="nil"/>
              <w:bottom w:val="nil"/>
              <w:right w:val="single" w:sz="4" w:space="0" w:color="auto"/>
            </w:tcBorders>
            <w:tcMar>
              <w:top w:w="57" w:type="dxa"/>
              <w:bottom w:w="57" w:type="dxa"/>
            </w:tcMar>
            <w:vAlign w:val="center"/>
          </w:tcPr>
          <w:p w14:paraId="3D516951" w14:textId="77777777" w:rsidR="007054FF" w:rsidRDefault="007054FF">
            <w:pPr>
              <w:adjustRightInd w:val="0"/>
              <w:snapToGrid w:val="0"/>
              <w:jc w:val="center"/>
              <w:rPr>
                <w:sz w:val="24"/>
              </w:rPr>
            </w:pPr>
          </w:p>
        </w:tc>
        <w:tc>
          <w:tcPr>
            <w:tcW w:w="1716" w:type="dxa"/>
            <w:tcBorders>
              <w:left w:val="nil"/>
            </w:tcBorders>
            <w:tcMar>
              <w:top w:w="57" w:type="dxa"/>
              <w:bottom w:w="57" w:type="dxa"/>
            </w:tcMar>
            <w:vAlign w:val="center"/>
          </w:tcPr>
          <w:p w14:paraId="77421513" w14:textId="77777777" w:rsidR="007054FF" w:rsidRDefault="00402A0C">
            <w:pPr>
              <w:adjustRightInd w:val="0"/>
              <w:snapToGrid w:val="0"/>
              <w:jc w:val="distribute"/>
              <w:rPr>
                <w:sz w:val="24"/>
              </w:rPr>
            </w:pPr>
            <w:r>
              <w:rPr>
                <w:rFonts w:hint="eastAsia"/>
                <w:sz w:val="24"/>
              </w:rPr>
              <w:t>院计划编号</w:t>
            </w:r>
          </w:p>
        </w:tc>
        <w:tc>
          <w:tcPr>
            <w:tcW w:w="1684" w:type="dxa"/>
            <w:tcMar>
              <w:top w:w="57" w:type="dxa"/>
              <w:bottom w:w="57" w:type="dxa"/>
            </w:tcMar>
            <w:vAlign w:val="center"/>
          </w:tcPr>
          <w:p w14:paraId="3D2F7323" w14:textId="77777777" w:rsidR="007054FF" w:rsidRDefault="00402A0C">
            <w:pPr>
              <w:adjustRightInd w:val="0"/>
              <w:snapToGrid w:val="0"/>
              <w:jc w:val="center"/>
              <w:rPr>
                <w:sz w:val="24"/>
              </w:rPr>
            </w:pPr>
            <w:bookmarkStart w:id="3" w:name="院计划编号"/>
            <w:bookmarkEnd w:id="3"/>
            <w:r>
              <w:rPr>
                <w:sz w:val="24"/>
              </w:rPr>
              <w:t>2552DZ0114</w:t>
            </w:r>
          </w:p>
        </w:tc>
      </w:tr>
    </w:tbl>
    <w:p w14:paraId="7ED7A2FB" w14:textId="77777777" w:rsidR="007054FF" w:rsidRDefault="007054FF">
      <w:pPr>
        <w:adjustRightInd w:val="0"/>
        <w:snapToGrid w:val="0"/>
        <w:spacing w:line="360" w:lineRule="auto"/>
        <w:ind w:firstLine="1020"/>
        <w:jc w:val="center"/>
        <w:rPr>
          <w:sz w:val="24"/>
        </w:rPr>
      </w:pPr>
    </w:p>
    <w:p w14:paraId="3194670E" w14:textId="77777777" w:rsidR="007054FF" w:rsidRDefault="007054FF">
      <w:pPr>
        <w:adjustRightInd w:val="0"/>
        <w:snapToGrid w:val="0"/>
        <w:spacing w:line="360" w:lineRule="auto"/>
        <w:jc w:val="center"/>
        <w:rPr>
          <w:b/>
          <w:sz w:val="44"/>
        </w:rPr>
      </w:pPr>
    </w:p>
    <w:p w14:paraId="25423EE8" w14:textId="77777777" w:rsidR="007054FF" w:rsidRDefault="007054FF">
      <w:pPr>
        <w:adjustRightInd w:val="0"/>
        <w:snapToGrid w:val="0"/>
        <w:spacing w:line="360" w:lineRule="auto"/>
        <w:jc w:val="center"/>
        <w:rPr>
          <w:b/>
          <w:sz w:val="44"/>
        </w:rPr>
      </w:pPr>
    </w:p>
    <w:p w14:paraId="7974144F" w14:textId="77777777" w:rsidR="007054FF" w:rsidRDefault="00402A0C">
      <w:pPr>
        <w:adjustRightInd w:val="0"/>
        <w:snapToGrid w:val="0"/>
        <w:spacing w:line="360" w:lineRule="auto"/>
        <w:jc w:val="center"/>
        <w:rPr>
          <w:sz w:val="48"/>
        </w:rPr>
      </w:pPr>
      <w:r>
        <w:rPr>
          <w:rFonts w:hint="eastAsia"/>
          <w:b/>
          <w:sz w:val="48"/>
        </w:rPr>
        <w:t>自主投入项目合同书</w:t>
      </w:r>
    </w:p>
    <w:p w14:paraId="753C0638" w14:textId="77777777" w:rsidR="007054FF" w:rsidRDefault="007054FF">
      <w:pPr>
        <w:adjustRightInd w:val="0"/>
        <w:snapToGrid w:val="0"/>
        <w:spacing w:line="480" w:lineRule="atLeast"/>
        <w:rPr>
          <w:sz w:val="24"/>
        </w:rPr>
      </w:pPr>
    </w:p>
    <w:p w14:paraId="1AC7855C" w14:textId="77777777" w:rsidR="007054FF" w:rsidRDefault="007054FF">
      <w:pPr>
        <w:adjustRightInd w:val="0"/>
        <w:snapToGrid w:val="0"/>
        <w:spacing w:line="480" w:lineRule="atLeast"/>
        <w:rPr>
          <w:sz w:val="24"/>
        </w:rPr>
      </w:pPr>
    </w:p>
    <w:p w14:paraId="7353ED5D" w14:textId="77777777" w:rsidR="007054FF" w:rsidRDefault="007054FF">
      <w:pPr>
        <w:adjustRightInd w:val="0"/>
        <w:snapToGrid w:val="0"/>
        <w:spacing w:line="480" w:lineRule="atLeast"/>
        <w:rPr>
          <w:sz w:val="24"/>
        </w:rPr>
      </w:pPr>
    </w:p>
    <w:p w14:paraId="75C60BE8" w14:textId="77777777" w:rsidR="007054FF" w:rsidRDefault="007054FF">
      <w:pPr>
        <w:adjustRightInd w:val="0"/>
        <w:snapToGrid w:val="0"/>
        <w:spacing w:line="480" w:lineRule="atLeast"/>
        <w:rPr>
          <w:sz w:val="24"/>
        </w:rPr>
      </w:pPr>
    </w:p>
    <w:p w14:paraId="49C3BEB0" w14:textId="77777777" w:rsidR="007054FF" w:rsidRDefault="007054FF">
      <w:pPr>
        <w:adjustRightInd w:val="0"/>
        <w:snapToGrid w:val="0"/>
        <w:spacing w:line="480" w:lineRule="atLeast"/>
        <w:rPr>
          <w:sz w:val="24"/>
        </w:rPr>
      </w:pPr>
    </w:p>
    <w:p w14:paraId="75774611" w14:textId="77777777" w:rsidR="007054FF" w:rsidRDefault="007054FF">
      <w:pPr>
        <w:adjustRightInd w:val="0"/>
        <w:snapToGrid w:val="0"/>
        <w:spacing w:line="480" w:lineRule="atLeast"/>
        <w:rPr>
          <w:sz w:val="24"/>
        </w:rPr>
      </w:pPr>
    </w:p>
    <w:p w14:paraId="7BC7FC19" w14:textId="77777777" w:rsidR="007054FF" w:rsidRDefault="007054FF">
      <w:pPr>
        <w:adjustRightInd w:val="0"/>
        <w:snapToGrid w:val="0"/>
        <w:spacing w:line="480" w:lineRule="atLeast"/>
        <w:rPr>
          <w:sz w:val="24"/>
        </w:rPr>
      </w:pPr>
    </w:p>
    <w:tbl>
      <w:tblPr>
        <w:tblW w:w="0" w:type="auto"/>
        <w:tblInd w:w="534" w:type="dxa"/>
        <w:tblLook w:val="04A0" w:firstRow="1" w:lastRow="0" w:firstColumn="1" w:lastColumn="0" w:noHBand="0" w:noVBand="1"/>
      </w:tblPr>
      <w:tblGrid>
        <w:gridCol w:w="2036"/>
        <w:gridCol w:w="6327"/>
      </w:tblGrid>
      <w:tr w:rsidR="007054FF" w14:paraId="0F0ECFD0" w14:textId="77777777">
        <w:tc>
          <w:tcPr>
            <w:tcW w:w="2036" w:type="dxa"/>
          </w:tcPr>
          <w:p w14:paraId="421F4A16" w14:textId="77777777" w:rsidR="007054FF" w:rsidRDefault="00402A0C">
            <w:pPr>
              <w:adjustRightInd w:val="0"/>
              <w:snapToGrid w:val="0"/>
              <w:spacing w:line="480" w:lineRule="atLeast"/>
              <w:rPr>
                <w:rFonts w:ascii="宋体" w:hAnsi="宋体" w:hint="eastAsia"/>
                <w:sz w:val="24"/>
              </w:rPr>
            </w:pPr>
            <w:r>
              <w:rPr>
                <w:rFonts w:ascii="宋体" w:hAnsi="宋体" w:hint="eastAsia"/>
                <w:sz w:val="28"/>
              </w:rPr>
              <w:t>项 目 名 称：</w:t>
            </w:r>
          </w:p>
        </w:tc>
        <w:tc>
          <w:tcPr>
            <w:tcW w:w="6327" w:type="dxa"/>
          </w:tcPr>
          <w:p w14:paraId="456A0356" w14:textId="77777777" w:rsidR="007054FF" w:rsidRDefault="00402A0C">
            <w:pPr>
              <w:adjustRightInd w:val="0"/>
              <w:snapToGrid w:val="0"/>
              <w:spacing w:line="480" w:lineRule="atLeast"/>
              <w:rPr>
                <w:rFonts w:ascii="宋体" w:hAnsi="宋体" w:hint="eastAsia"/>
                <w:sz w:val="24"/>
              </w:rPr>
            </w:pPr>
            <w:r>
              <w:rPr>
                <w:rFonts w:ascii="宋体" w:hAnsi="宋体" w:hint="eastAsia"/>
                <w:sz w:val="28"/>
                <w:u w:val="single"/>
              </w:rPr>
              <w:t>铁路客运综合交通枢纽大客流智能疏导与接驳交通协同优化技术研究</w:t>
            </w:r>
            <w:r>
              <w:rPr>
                <w:rFonts w:ascii="宋体" w:hAnsi="宋体"/>
                <w:sz w:val="28"/>
                <w:u w:val="single"/>
              </w:rPr>
              <w:t xml:space="preserve">                       </w:t>
            </w:r>
            <w:r>
              <w:rPr>
                <w:rFonts w:ascii="宋体" w:hAnsi="宋体" w:hint="eastAsia"/>
                <w:sz w:val="28"/>
                <w:u w:val="single"/>
              </w:rPr>
              <w:t xml:space="preserve">   </w:t>
            </w:r>
            <w:r>
              <w:rPr>
                <w:rFonts w:ascii="宋体" w:hAnsi="宋体"/>
                <w:sz w:val="28"/>
                <w:u w:val="single"/>
              </w:rPr>
              <w:t xml:space="preserve">   </w:t>
            </w:r>
            <w:r>
              <w:rPr>
                <w:rFonts w:ascii="宋体" w:hAnsi="宋体" w:hint="eastAsia"/>
                <w:sz w:val="28"/>
                <w:u w:val="single"/>
              </w:rPr>
              <w:t xml:space="preserve">            </w:t>
            </w:r>
          </w:p>
        </w:tc>
      </w:tr>
      <w:tr w:rsidR="007054FF" w14:paraId="4478EC74" w14:textId="77777777">
        <w:tc>
          <w:tcPr>
            <w:tcW w:w="2036" w:type="dxa"/>
          </w:tcPr>
          <w:p w14:paraId="464722AC" w14:textId="77777777" w:rsidR="007054FF" w:rsidRDefault="00402A0C">
            <w:pPr>
              <w:adjustRightInd w:val="0"/>
              <w:snapToGrid w:val="0"/>
              <w:spacing w:line="480" w:lineRule="atLeast"/>
              <w:rPr>
                <w:rFonts w:ascii="宋体" w:hAnsi="宋体" w:hint="eastAsia"/>
                <w:sz w:val="24"/>
              </w:rPr>
            </w:pPr>
            <w:r>
              <w:rPr>
                <w:rFonts w:ascii="宋体" w:hAnsi="宋体" w:hint="eastAsia"/>
                <w:sz w:val="28"/>
              </w:rPr>
              <w:t>项 目 类 型：</w:t>
            </w:r>
          </w:p>
        </w:tc>
        <w:tc>
          <w:tcPr>
            <w:tcW w:w="6327" w:type="dxa"/>
          </w:tcPr>
          <w:p w14:paraId="3209FE98" w14:textId="77777777" w:rsidR="007054FF" w:rsidRDefault="00402A0C">
            <w:pPr>
              <w:adjustRightInd w:val="0"/>
              <w:snapToGrid w:val="0"/>
              <w:spacing w:line="480" w:lineRule="atLeast"/>
              <w:rPr>
                <w:rFonts w:ascii="宋体" w:hAnsi="宋体" w:hint="eastAsia"/>
                <w:sz w:val="24"/>
              </w:rPr>
            </w:pPr>
            <w:r>
              <w:rPr>
                <w:rFonts w:ascii="宋体" w:hAnsi="宋体" w:hint="eastAsia"/>
                <w:sz w:val="28"/>
                <w:u w:val="single"/>
              </w:rPr>
              <w:t xml:space="preserve">    </w:t>
            </w:r>
            <w:r>
              <w:rPr>
                <w:rFonts w:ascii="宋体" w:hAnsi="宋体" w:hint="eastAsia"/>
                <w:sz w:val="28"/>
                <w:u w:val="single"/>
              </w:rPr>
              <w:sym w:font="Wingdings 2" w:char="F0A3"/>
            </w:r>
            <w:r>
              <w:rPr>
                <w:rFonts w:ascii="宋体" w:hAnsi="宋体" w:hint="eastAsia"/>
                <w:sz w:val="28"/>
                <w:u w:val="single"/>
              </w:rPr>
              <w:t>所级</w:t>
            </w:r>
            <w:r>
              <w:rPr>
                <w:rFonts w:ascii="宋体" w:hAnsi="宋体"/>
                <w:sz w:val="28"/>
                <w:u w:val="single"/>
              </w:rPr>
              <w:t xml:space="preserve">    </w:t>
            </w:r>
            <w:r>
              <w:rPr>
                <w:rFonts w:ascii="宋体" w:hAnsi="宋体" w:hint="eastAsia"/>
                <w:sz w:val="28"/>
                <w:u w:val="single"/>
              </w:rPr>
              <w:t xml:space="preserve"> </w:t>
            </w:r>
            <w:r>
              <w:rPr>
                <w:rFonts w:ascii="宋体" w:hAnsi="宋体"/>
                <w:sz w:val="28"/>
                <w:u w:val="single"/>
              </w:rPr>
              <w:t xml:space="preserve"> √部门级</w:t>
            </w:r>
            <w:r>
              <w:rPr>
                <w:rFonts w:ascii="宋体" w:hAnsi="宋体" w:hint="eastAsia"/>
                <w:sz w:val="28"/>
                <w:u w:val="single"/>
              </w:rPr>
              <w:t xml:space="preserve">       </w:t>
            </w:r>
            <w:r>
              <w:rPr>
                <w:rFonts w:ascii="宋体" w:hAnsi="宋体" w:hint="eastAsia"/>
                <w:sz w:val="28"/>
                <w:u w:val="single"/>
              </w:rPr>
              <w:sym w:font="Wingdings 2" w:char="F0A3"/>
            </w:r>
            <w:r>
              <w:rPr>
                <w:rFonts w:ascii="宋体" w:hAnsi="宋体" w:hint="eastAsia"/>
                <w:sz w:val="28"/>
                <w:u w:val="single"/>
              </w:rPr>
              <w:t>其他</w:t>
            </w:r>
            <w:r>
              <w:rPr>
                <w:rFonts w:ascii="宋体" w:hAnsi="宋体"/>
                <w:sz w:val="28"/>
                <w:u w:val="single"/>
              </w:rPr>
              <w:t xml:space="preserve">                   </w:t>
            </w:r>
            <w:r>
              <w:rPr>
                <w:rFonts w:ascii="宋体" w:hAnsi="宋体" w:hint="eastAsia"/>
                <w:sz w:val="28"/>
                <w:u w:val="single"/>
              </w:rPr>
              <w:t xml:space="preserve">   </w:t>
            </w:r>
            <w:r>
              <w:rPr>
                <w:rFonts w:ascii="宋体" w:hAnsi="宋体"/>
                <w:sz w:val="28"/>
                <w:u w:val="single"/>
              </w:rPr>
              <w:t xml:space="preserve">   </w:t>
            </w:r>
            <w:r>
              <w:rPr>
                <w:rFonts w:ascii="宋体" w:hAnsi="宋体" w:hint="eastAsia"/>
                <w:sz w:val="28"/>
                <w:u w:val="single"/>
              </w:rPr>
              <w:t xml:space="preserve">            </w:t>
            </w:r>
          </w:p>
        </w:tc>
      </w:tr>
      <w:tr w:rsidR="007054FF" w14:paraId="33E10591" w14:textId="77777777">
        <w:tc>
          <w:tcPr>
            <w:tcW w:w="2036" w:type="dxa"/>
          </w:tcPr>
          <w:p w14:paraId="6E13F2CF" w14:textId="77777777" w:rsidR="007054FF" w:rsidRDefault="00402A0C">
            <w:pPr>
              <w:adjustRightInd w:val="0"/>
              <w:snapToGrid w:val="0"/>
              <w:spacing w:line="480" w:lineRule="atLeast"/>
              <w:rPr>
                <w:rFonts w:ascii="宋体" w:hAnsi="宋体" w:hint="eastAsia"/>
                <w:sz w:val="24"/>
              </w:rPr>
            </w:pPr>
            <w:r w:rsidRPr="00E95B32">
              <w:rPr>
                <w:rFonts w:ascii="宋体" w:hAnsi="宋体" w:hint="eastAsia"/>
                <w:spacing w:val="14"/>
                <w:kern w:val="0"/>
                <w:sz w:val="28"/>
                <w:fitText w:val="1820" w:id="-2010907903"/>
                <w:rPrChange w:id="4" w:author="朋函 王" w:date="2026-04-07T14:34:00Z" w16du:dateUtc="2026-04-07T06:34:00Z">
                  <w:rPr>
                    <w:rFonts w:ascii="宋体" w:hAnsi="宋体" w:hint="eastAsia"/>
                    <w:spacing w:val="14"/>
                    <w:kern w:val="0"/>
                    <w:sz w:val="28"/>
                  </w:rPr>
                </w:rPrChange>
              </w:rPr>
              <w:t>项目负责人</w:t>
            </w:r>
            <w:r w:rsidRPr="00E95B32">
              <w:rPr>
                <w:rFonts w:ascii="宋体" w:hAnsi="宋体" w:hint="eastAsia"/>
                <w:kern w:val="0"/>
                <w:sz w:val="28"/>
                <w:fitText w:val="1820" w:id="-2010907903"/>
                <w:rPrChange w:id="5" w:author="朋函 王" w:date="2026-04-07T14:34:00Z" w16du:dateUtc="2026-04-07T06:34:00Z">
                  <w:rPr>
                    <w:rFonts w:ascii="宋体" w:hAnsi="宋体" w:hint="eastAsia"/>
                    <w:kern w:val="0"/>
                    <w:sz w:val="28"/>
                  </w:rPr>
                </w:rPrChange>
              </w:rPr>
              <w:t>：</w:t>
            </w:r>
          </w:p>
        </w:tc>
        <w:tc>
          <w:tcPr>
            <w:tcW w:w="6327" w:type="dxa"/>
          </w:tcPr>
          <w:p w14:paraId="0E56D2C8" w14:textId="77777777" w:rsidR="007054FF" w:rsidRDefault="00402A0C">
            <w:pPr>
              <w:adjustRightInd w:val="0"/>
              <w:snapToGrid w:val="0"/>
              <w:spacing w:line="480" w:lineRule="atLeast"/>
              <w:rPr>
                <w:rFonts w:ascii="宋体" w:hAnsi="宋体" w:hint="eastAsia"/>
                <w:sz w:val="24"/>
              </w:rPr>
            </w:pPr>
            <w:r>
              <w:rPr>
                <w:rFonts w:ascii="宋体" w:hAnsi="宋体"/>
                <w:sz w:val="28"/>
                <w:u w:val="single"/>
              </w:rPr>
              <w:t xml:space="preserve">   </w:t>
            </w:r>
            <w:r>
              <w:rPr>
                <w:rFonts w:ascii="宋体" w:hAnsi="宋体" w:hint="eastAsia"/>
                <w:sz w:val="28"/>
                <w:u w:val="single"/>
              </w:rPr>
              <w:t xml:space="preserve">            </w:t>
            </w:r>
            <w:r>
              <w:rPr>
                <w:rFonts w:ascii="宋体" w:hAnsi="宋体"/>
                <w:sz w:val="28"/>
                <w:u w:val="single"/>
              </w:rPr>
              <w:t>刘卫平</w:t>
            </w:r>
            <w:r>
              <w:rPr>
                <w:rFonts w:ascii="宋体" w:hAnsi="宋体" w:hint="eastAsia"/>
                <w:sz w:val="28"/>
                <w:u w:val="single"/>
              </w:rPr>
              <w:t xml:space="preserve">                         </w:t>
            </w:r>
          </w:p>
        </w:tc>
      </w:tr>
      <w:tr w:rsidR="007054FF" w14:paraId="374B2409" w14:textId="77777777">
        <w:tc>
          <w:tcPr>
            <w:tcW w:w="2036" w:type="dxa"/>
          </w:tcPr>
          <w:p w14:paraId="5A9F6D62" w14:textId="77777777" w:rsidR="007054FF" w:rsidRDefault="00402A0C">
            <w:pPr>
              <w:adjustRightInd w:val="0"/>
              <w:snapToGrid w:val="0"/>
              <w:spacing w:line="480" w:lineRule="atLeast"/>
              <w:rPr>
                <w:rFonts w:ascii="宋体" w:hAnsi="宋体" w:hint="eastAsia"/>
                <w:sz w:val="24"/>
              </w:rPr>
            </w:pPr>
            <w:r>
              <w:rPr>
                <w:rFonts w:ascii="宋体" w:hAnsi="宋体" w:hint="eastAsia"/>
                <w:sz w:val="28"/>
              </w:rPr>
              <w:t>承 担 部 门：</w:t>
            </w:r>
          </w:p>
        </w:tc>
        <w:tc>
          <w:tcPr>
            <w:tcW w:w="6327" w:type="dxa"/>
          </w:tcPr>
          <w:p w14:paraId="31341D0C" w14:textId="77777777" w:rsidR="007054FF" w:rsidRDefault="00402A0C">
            <w:pPr>
              <w:adjustRightInd w:val="0"/>
              <w:snapToGrid w:val="0"/>
              <w:spacing w:line="480" w:lineRule="atLeast"/>
              <w:rPr>
                <w:rFonts w:ascii="宋体" w:hAnsi="宋体" w:hint="eastAsia"/>
                <w:sz w:val="24"/>
              </w:rPr>
            </w:pPr>
            <w:r>
              <w:rPr>
                <w:rFonts w:ascii="宋体" w:hAnsi="宋体"/>
                <w:sz w:val="28"/>
                <w:u w:val="single"/>
              </w:rPr>
              <w:t xml:space="preserve">   </w:t>
            </w:r>
            <w:r>
              <w:rPr>
                <w:rFonts w:ascii="宋体" w:hAnsi="宋体" w:hint="eastAsia"/>
                <w:sz w:val="28"/>
                <w:u w:val="single"/>
              </w:rPr>
              <w:t xml:space="preserve">           机电部                            </w:t>
            </w:r>
          </w:p>
        </w:tc>
      </w:tr>
      <w:tr w:rsidR="007054FF" w14:paraId="07235163" w14:textId="77777777">
        <w:tc>
          <w:tcPr>
            <w:tcW w:w="2036" w:type="dxa"/>
          </w:tcPr>
          <w:p w14:paraId="58B23C78" w14:textId="77777777" w:rsidR="007054FF" w:rsidRDefault="00402A0C">
            <w:pPr>
              <w:adjustRightInd w:val="0"/>
              <w:snapToGrid w:val="0"/>
              <w:spacing w:line="480" w:lineRule="atLeast"/>
              <w:rPr>
                <w:rFonts w:ascii="宋体" w:hAnsi="宋体" w:hint="eastAsia"/>
                <w:sz w:val="24"/>
              </w:rPr>
            </w:pPr>
            <w:r>
              <w:rPr>
                <w:rFonts w:ascii="宋体" w:hAnsi="宋体" w:hint="eastAsia"/>
                <w:sz w:val="28"/>
              </w:rPr>
              <w:t>起 止 时 间：</w:t>
            </w:r>
          </w:p>
        </w:tc>
        <w:tc>
          <w:tcPr>
            <w:tcW w:w="6327" w:type="dxa"/>
          </w:tcPr>
          <w:p w14:paraId="48C6A135" w14:textId="77777777" w:rsidR="007054FF" w:rsidRDefault="00402A0C">
            <w:pPr>
              <w:adjustRightInd w:val="0"/>
              <w:snapToGrid w:val="0"/>
              <w:spacing w:line="480" w:lineRule="atLeast"/>
              <w:rPr>
                <w:rFonts w:ascii="宋体" w:hAnsi="宋体" w:hint="eastAsia"/>
                <w:sz w:val="24"/>
                <w:u w:val="single"/>
              </w:rPr>
            </w:pPr>
            <w:r>
              <w:rPr>
                <w:rFonts w:ascii="宋体" w:hAnsi="宋体" w:hint="eastAsia"/>
                <w:sz w:val="28"/>
                <w:u w:val="single"/>
              </w:rPr>
              <w:t xml:space="preserve"> </w:t>
            </w:r>
            <w:bookmarkStart w:id="6" w:name="orBeginDateYear"/>
            <w:r>
              <w:rPr>
                <w:rFonts w:ascii="宋体" w:hAnsi="宋体"/>
                <w:sz w:val="28"/>
                <w:u w:val="single"/>
              </w:rPr>
              <w:t xml:space="preserve">    20</w:t>
            </w:r>
            <w:bookmarkEnd w:id="6"/>
            <w:r>
              <w:rPr>
                <w:rFonts w:ascii="宋体" w:hAnsi="宋体"/>
                <w:sz w:val="28"/>
                <w:u w:val="single"/>
              </w:rPr>
              <w:t>25</w:t>
            </w:r>
            <w:r>
              <w:rPr>
                <w:rFonts w:ascii="宋体" w:hAnsi="宋体" w:hint="eastAsia"/>
                <w:sz w:val="28"/>
                <w:u w:val="single"/>
              </w:rPr>
              <w:t xml:space="preserve"> 年 </w:t>
            </w:r>
            <w:r>
              <w:rPr>
                <w:rFonts w:ascii="宋体" w:hAnsi="宋体"/>
                <w:sz w:val="28"/>
                <w:u w:val="single"/>
              </w:rPr>
              <w:t>01</w:t>
            </w:r>
            <w:r>
              <w:rPr>
                <w:rFonts w:ascii="宋体" w:hAnsi="宋体" w:hint="eastAsia"/>
                <w:sz w:val="28"/>
                <w:u w:val="single"/>
              </w:rPr>
              <w:t xml:space="preserve">月 至 </w:t>
            </w:r>
            <w:r>
              <w:rPr>
                <w:rFonts w:ascii="宋体" w:hAnsi="宋体"/>
                <w:sz w:val="28"/>
                <w:u w:val="single"/>
              </w:rPr>
              <w:t xml:space="preserve">   2026</w:t>
            </w:r>
            <w:r>
              <w:rPr>
                <w:rFonts w:ascii="宋体" w:hAnsi="宋体" w:hint="eastAsia"/>
                <w:sz w:val="28"/>
                <w:u w:val="single"/>
              </w:rPr>
              <w:t xml:space="preserve"> 年 </w:t>
            </w:r>
            <w:r>
              <w:rPr>
                <w:rFonts w:ascii="宋体" w:hAnsi="宋体"/>
                <w:sz w:val="28"/>
                <w:u w:val="single"/>
              </w:rPr>
              <w:t>12</w:t>
            </w:r>
            <w:r>
              <w:rPr>
                <w:rFonts w:ascii="宋体" w:hAnsi="宋体" w:hint="eastAsia"/>
                <w:sz w:val="28"/>
                <w:u w:val="single"/>
              </w:rPr>
              <w:t xml:space="preserve"> 月                                      </w:t>
            </w:r>
          </w:p>
        </w:tc>
      </w:tr>
    </w:tbl>
    <w:p w14:paraId="70F6025A" w14:textId="77777777" w:rsidR="007054FF" w:rsidRDefault="007054FF">
      <w:pPr>
        <w:tabs>
          <w:tab w:val="left" w:pos="4968"/>
        </w:tabs>
        <w:adjustRightInd w:val="0"/>
        <w:snapToGrid w:val="0"/>
        <w:spacing w:line="480" w:lineRule="atLeast"/>
        <w:rPr>
          <w:sz w:val="28"/>
        </w:rPr>
      </w:pPr>
    </w:p>
    <w:p w14:paraId="28C52A29" w14:textId="77777777" w:rsidR="007054FF" w:rsidRDefault="007054FF">
      <w:pPr>
        <w:tabs>
          <w:tab w:val="left" w:pos="4968"/>
        </w:tabs>
        <w:adjustRightInd w:val="0"/>
        <w:snapToGrid w:val="0"/>
        <w:spacing w:line="480" w:lineRule="atLeast"/>
        <w:rPr>
          <w:sz w:val="28"/>
        </w:rPr>
      </w:pPr>
    </w:p>
    <w:p w14:paraId="2EEF3D4A" w14:textId="77777777" w:rsidR="007054FF" w:rsidRDefault="00402A0C">
      <w:pPr>
        <w:pStyle w:val="a8"/>
        <w:jc w:val="center"/>
        <w:rPr>
          <w:rFonts w:hint="eastAsia"/>
          <w:sz w:val="28"/>
        </w:rPr>
      </w:pPr>
      <w:r>
        <w:rPr>
          <w:sz w:val="28"/>
        </w:rPr>
        <w:br w:type="page"/>
      </w:r>
    </w:p>
    <w:p w14:paraId="2B0F03EB" w14:textId="77777777" w:rsidR="007054FF" w:rsidRDefault="00402A0C">
      <w:pPr>
        <w:pStyle w:val="a8"/>
        <w:jc w:val="center"/>
        <w:rPr>
          <w:rFonts w:ascii="黑体" w:eastAsia="黑体" w:hint="eastAsia"/>
          <w:sz w:val="36"/>
          <w:szCs w:val="36"/>
        </w:rPr>
      </w:pPr>
      <w:r>
        <w:rPr>
          <w:rFonts w:ascii="黑体" w:eastAsia="黑体" w:hint="eastAsia"/>
          <w:sz w:val="36"/>
          <w:szCs w:val="36"/>
        </w:rPr>
        <w:lastRenderedPageBreak/>
        <w:t>目    录</w:t>
      </w:r>
    </w:p>
    <w:p w14:paraId="7A162582" w14:textId="77777777" w:rsidR="007054FF" w:rsidRDefault="007054FF">
      <w:pPr>
        <w:adjustRightInd w:val="0"/>
        <w:snapToGrid w:val="0"/>
        <w:spacing w:line="480" w:lineRule="atLeast"/>
        <w:rPr>
          <w:sz w:val="24"/>
        </w:rPr>
      </w:pPr>
    </w:p>
    <w:p w14:paraId="3EA9F5F2" w14:textId="77777777" w:rsidR="007054FF" w:rsidRDefault="007054FF">
      <w:pPr>
        <w:adjustRightInd w:val="0"/>
        <w:snapToGrid w:val="0"/>
        <w:spacing w:line="480" w:lineRule="atLeast"/>
        <w:rPr>
          <w:sz w:val="24"/>
        </w:rPr>
      </w:pPr>
    </w:p>
    <w:p w14:paraId="194D195C" w14:textId="77777777" w:rsidR="007054FF" w:rsidRDefault="00402A0C">
      <w:pPr>
        <w:numPr>
          <w:ilvl w:val="0"/>
          <w:numId w:val="3"/>
        </w:numPr>
        <w:adjustRightInd w:val="0"/>
        <w:snapToGrid w:val="0"/>
        <w:spacing w:line="360" w:lineRule="auto"/>
        <w:rPr>
          <w:b/>
          <w:sz w:val="28"/>
          <w:szCs w:val="28"/>
        </w:rPr>
      </w:pPr>
      <w:r>
        <w:rPr>
          <w:rFonts w:hint="eastAsia"/>
          <w:b/>
          <w:sz w:val="28"/>
          <w:szCs w:val="28"/>
        </w:rPr>
        <w:t>研究现状及必要性</w:t>
      </w:r>
    </w:p>
    <w:p w14:paraId="3DD2AD19" w14:textId="77777777" w:rsidR="007054FF" w:rsidRDefault="00402A0C">
      <w:pPr>
        <w:adjustRightInd w:val="0"/>
        <w:snapToGrid w:val="0"/>
        <w:spacing w:line="360" w:lineRule="auto"/>
        <w:ind w:left="6" w:firstLine="561"/>
        <w:rPr>
          <w:b/>
          <w:sz w:val="28"/>
          <w:szCs w:val="28"/>
        </w:rPr>
      </w:pPr>
      <w:r>
        <w:rPr>
          <w:rFonts w:hint="eastAsia"/>
          <w:b/>
          <w:sz w:val="28"/>
          <w:szCs w:val="28"/>
        </w:rPr>
        <w:t xml:space="preserve">2. </w:t>
      </w:r>
      <w:r>
        <w:rPr>
          <w:rFonts w:hint="eastAsia"/>
          <w:b/>
          <w:sz w:val="28"/>
          <w:szCs w:val="28"/>
        </w:rPr>
        <w:t>研究内容及关键技术</w:t>
      </w:r>
    </w:p>
    <w:p w14:paraId="56476748" w14:textId="77777777" w:rsidR="007054FF" w:rsidRDefault="00402A0C">
      <w:pPr>
        <w:adjustRightInd w:val="0"/>
        <w:snapToGrid w:val="0"/>
        <w:spacing w:line="360" w:lineRule="auto"/>
        <w:ind w:left="6" w:firstLine="561"/>
        <w:rPr>
          <w:b/>
          <w:sz w:val="28"/>
          <w:szCs w:val="28"/>
        </w:rPr>
      </w:pPr>
      <w:r>
        <w:rPr>
          <w:rFonts w:hint="eastAsia"/>
          <w:b/>
          <w:sz w:val="28"/>
          <w:szCs w:val="28"/>
        </w:rPr>
        <w:t xml:space="preserve">3. </w:t>
      </w:r>
      <w:r>
        <w:rPr>
          <w:rFonts w:hint="eastAsia"/>
          <w:b/>
          <w:sz w:val="28"/>
          <w:szCs w:val="28"/>
        </w:rPr>
        <w:t>预期目标和成果形式</w:t>
      </w:r>
    </w:p>
    <w:p w14:paraId="0C520EC6" w14:textId="77777777" w:rsidR="007054FF" w:rsidRDefault="00402A0C">
      <w:pPr>
        <w:adjustRightInd w:val="0"/>
        <w:snapToGrid w:val="0"/>
        <w:spacing w:line="360" w:lineRule="auto"/>
        <w:ind w:left="6" w:firstLine="561"/>
        <w:rPr>
          <w:b/>
          <w:sz w:val="28"/>
          <w:szCs w:val="28"/>
        </w:rPr>
      </w:pPr>
      <w:r>
        <w:rPr>
          <w:rFonts w:hint="eastAsia"/>
          <w:b/>
          <w:sz w:val="28"/>
          <w:szCs w:val="28"/>
        </w:rPr>
        <w:t xml:space="preserve">4. </w:t>
      </w:r>
      <w:r>
        <w:rPr>
          <w:rFonts w:hint="eastAsia"/>
          <w:b/>
          <w:sz w:val="28"/>
          <w:szCs w:val="28"/>
        </w:rPr>
        <w:t>分年度进度安排及考核目标</w:t>
      </w:r>
    </w:p>
    <w:p w14:paraId="430D7EB2" w14:textId="77777777" w:rsidR="007054FF" w:rsidRDefault="00402A0C">
      <w:pPr>
        <w:adjustRightInd w:val="0"/>
        <w:snapToGrid w:val="0"/>
        <w:spacing w:line="360" w:lineRule="auto"/>
        <w:ind w:left="6" w:firstLine="561"/>
        <w:rPr>
          <w:b/>
          <w:sz w:val="28"/>
          <w:szCs w:val="28"/>
        </w:rPr>
      </w:pPr>
      <w:r>
        <w:rPr>
          <w:rFonts w:hint="eastAsia"/>
          <w:b/>
          <w:sz w:val="28"/>
          <w:szCs w:val="28"/>
        </w:rPr>
        <w:t xml:space="preserve">5. </w:t>
      </w:r>
      <w:r>
        <w:rPr>
          <w:rFonts w:hint="eastAsia"/>
          <w:b/>
          <w:sz w:val="28"/>
          <w:szCs w:val="28"/>
        </w:rPr>
        <w:t>参加部门及人员组成</w:t>
      </w:r>
    </w:p>
    <w:p w14:paraId="77C2586A" w14:textId="77777777" w:rsidR="007054FF" w:rsidRDefault="00402A0C">
      <w:pPr>
        <w:adjustRightInd w:val="0"/>
        <w:snapToGrid w:val="0"/>
        <w:spacing w:line="360" w:lineRule="auto"/>
        <w:ind w:left="6" w:firstLine="561"/>
        <w:rPr>
          <w:b/>
          <w:sz w:val="28"/>
          <w:szCs w:val="28"/>
        </w:rPr>
      </w:pPr>
      <w:r>
        <w:rPr>
          <w:rFonts w:hint="eastAsia"/>
          <w:b/>
          <w:sz w:val="28"/>
          <w:szCs w:val="28"/>
        </w:rPr>
        <w:t xml:space="preserve">6. </w:t>
      </w:r>
      <w:r>
        <w:rPr>
          <w:rFonts w:hint="eastAsia"/>
          <w:b/>
          <w:sz w:val="28"/>
          <w:szCs w:val="28"/>
        </w:rPr>
        <w:t>项目经费预算及详细说明</w:t>
      </w:r>
    </w:p>
    <w:p w14:paraId="75C6CDF8" w14:textId="77777777" w:rsidR="007054FF" w:rsidRDefault="00402A0C">
      <w:pPr>
        <w:adjustRightInd w:val="0"/>
        <w:snapToGrid w:val="0"/>
        <w:spacing w:line="360" w:lineRule="auto"/>
        <w:ind w:left="6" w:firstLine="561"/>
        <w:rPr>
          <w:b/>
          <w:sz w:val="28"/>
          <w:szCs w:val="28"/>
        </w:rPr>
      </w:pPr>
      <w:r>
        <w:rPr>
          <w:rFonts w:hint="eastAsia"/>
          <w:b/>
          <w:sz w:val="28"/>
          <w:szCs w:val="28"/>
        </w:rPr>
        <w:t xml:space="preserve">7. </w:t>
      </w:r>
      <w:r>
        <w:rPr>
          <w:b/>
          <w:sz w:val="28"/>
          <w:szCs w:val="28"/>
        </w:rPr>
        <w:t>双</w:t>
      </w:r>
      <w:r>
        <w:rPr>
          <w:rFonts w:hint="eastAsia"/>
          <w:b/>
          <w:sz w:val="28"/>
          <w:szCs w:val="28"/>
        </w:rPr>
        <w:t>方签章</w:t>
      </w:r>
    </w:p>
    <w:p w14:paraId="66D89FD9" w14:textId="77777777" w:rsidR="007054FF" w:rsidRDefault="00402A0C">
      <w:pPr>
        <w:adjustRightInd w:val="0"/>
        <w:snapToGrid w:val="0"/>
        <w:spacing w:line="360" w:lineRule="auto"/>
        <w:ind w:left="6" w:firstLine="561"/>
        <w:rPr>
          <w:b/>
          <w:sz w:val="28"/>
          <w:szCs w:val="28"/>
        </w:rPr>
      </w:pPr>
      <w:r>
        <w:rPr>
          <w:rFonts w:hint="eastAsia"/>
          <w:b/>
          <w:sz w:val="28"/>
          <w:szCs w:val="28"/>
        </w:rPr>
        <w:t>8.</w:t>
      </w:r>
      <w:r>
        <w:rPr>
          <w:b/>
          <w:sz w:val="28"/>
          <w:szCs w:val="28"/>
        </w:rPr>
        <w:t xml:space="preserve"> </w:t>
      </w:r>
      <w:r>
        <w:rPr>
          <w:b/>
          <w:sz w:val="28"/>
          <w:szCs w:val="28"/>
        </w:rPr>
        <w:t>双</w:t>
      </w:r>
      <w:r>
        <w:rPr>
          <w:rFonts w:hint="eastAsia"/>
          <w:b/>
          <w:sz w:val="28"/>
          <w:szCs w:val="28"/>
        </w:rPr>
        <w:t>方权利与义务</w:t>
      </w:r>
    </w:p>
    <w:p w14:paraId="1F79324F" w14:textId="77777777" w:rsidR="007054FF" w:rsidRDefault="007054FF">
      <w:pPr>
        <w:adjustRightInd w:val="0"/>
        <w:snapToGrid w:val="0"/>
        <w:spacing w:line="480" w:lineRule="atLeast"/>
        <w:ind w:left="5" w:firstLine="562"/>
        <w:rPr>
          <w:sz w:val="24"/>
        </w:rPr>
      </w:pPr>
    </w:p>
    <w:p w14:paraId="078BB873" w14:textId="77777777" w:rsidR="007054FF" w:rsidRDefault="007054FF">
      <w:pPr>
        <w:adjustRightInd w:val="0"/>
        <w:snapToGrid w:val="0"/>
        <w:spacing w:line="480" w:lineRule="atLeast"/>
        <w:ind w:firstLine="562"/>
        <w:rPr>
          <w:sz w:val="24"/>
        </w:rPr>
      </w:pPr>
    </w:p>
    <w:p w14:paraId="162FCCA7" w14:textId="77777777" w:rsidR="007054FF" w:rsidRDefault="00402A0C">
      <w:pPr>
        <w:adjustRightInd w:val="0"/>
        <w:snapToGrid w:val="0"/>
        <w:spacing w:line="480" w:lineRule="atLeast"/>
        <w:ind w:left="5"/>
        <w:rPr>
          <w:sz w:val="24"/>
        </w:rPr>
      </w:pPr>
      <w:r>
        <w:rPr>
          <w:sz w:val="24"/>
        </w:rPr>
        <w:br w:type="page"/>
      </w:r>
      <w:r>
        <w:rPr>
          <w:rFonts w:hint="eastAsia"/>
          <w:b/>
          <w:sz w:val="24"/>
        </w:rPr>
        <w:lastRenderedPageBreak/>
        <w:t xml:space="preserve">1. </w:t>
      </w:r>
      <w:r>
        <w:rPr>
          <w:rFonts w:hint="eastAsia"/>
          <w:b/>
          <w:sz w:val="24"/>
        </w:rPr>
        <w:t>研究现状及必要性</w:t>
      </w:r>
    </w:p>
    <w:p w14:paraId="42CAD0F9" w14:textId="77777777" w:rsidR="007054FF" w:rsidRDefault="00402A0C">
      <w:pPr>
        <w:spacing w:line="480" w:lineRule="exact"/>
        <w:ind w:firstLineChars="200" w:firstLine="480"/>
        <w:rPr>
          <w:rFonts w:ascii="宋体" w:hAnsi="宋体" w:hint="eastAsia"/>
          <w:sz w:val="24"/>
        </w:rPr>
      </w:pPr>
      <w:r>
        <w:rPr>
          <w:rFonts w:ascii="宋体" w:hAnsi="宋体" w:hint="eastAsia"/>
          <w:sz w:val="24"/>
        </w:rPr>
        <w:t>铁路客运综合交通枢纽作为城市交通的关键节点，其大客流运行效率与接驳换乘能力直接关系到旅客的出行体验和城市的运转效率。例如，在春运、国庆等节假日高峰期，枢纽站内瞬时客流激增，若缺乏有效的疏导手段，极易造成通道拥堵甚至踩踏事故；同时，到达旅客若无法快速疏散至地铁、公交或出租车等接驳交通工具，会导致站外滞留，引发巨大的安全隐患。国家《交通强国建设纲要》及“十四五”现代综合交通运输体系发展规划均明确提出，要推进综合交通枢纽智能化建设，加强各种运输方式的协同衔接，提升旅客联程运输服务水平。目前，虽然部分大型枢纽已部署了视频监控系统，但多用于事后追溯或简单的人流计数，缺乏对客流特征的深度挖掘与实时预警。</w:t>
      </w:r>
    </w:p>
    <w:p w14:paraId="79BFC409" w14:textId="77777777" w:rsidR="007054FF" w:rsidRDefault="00402A0C">
      <w:pPr>
        <w:spacing w:line="480" w:lineRule="exact"/>
        <w:ind w:firstLineChars="200" w:firstLine="480"/>
        <w:rPr>
          <w:rFonts w:ascii="宋体" w:hAnsi="宋体" w:hint="eastAsia"/>
          <w:sz w:val="24"/>
        </w:rPr>
      </w:pPr>
      <w:r>
        <w:rPr>
          <w:rFonts w:ascii="宋体" w:hAnsi="宋体" w:hint="eastAsia"/>
          <w:sz w:val="24"/>
        </w:rPr>
        <w:t>目前，枢纽站内的大客流疏导主要依赖人工经验和固定预案，接驳交通（地铁、公交、出租）的运力调度往往各自为政，缺乏与铁路到达客流的实时联动。据调研，现有管理模式存在明显的“数据孤岛”现象，铁路系统的到发数据与城市的运力数据未能有效融合。工作人员主要依靠对讲机沟通或查看独立屏幕，依靠个人经验判断是否加开列车或调整公交班次。此模式不仅响应滞后，缺乏对突发大客流的主动干预能力，且难以实现跨制式交通资源的整体最优配置。</w:t>
      </w:r>
    </w:p>
    <w:p w14:paraId="4CD07678" w14:textId="77777777" w:rsidR="007054FF" w:rsidRDefault="00402A0C">
      <w:pPr>
        <w:pStyle w:val="af0"/>
        <w:rPr>
          <w:rFonts w:hint="eastAsia"/>
        </w:rPr>
      </w:pPr>
      <w:r>
        <w:rPr>
          <w:rFonts w:hint="eastAsia"/>
        </w:rPr>
        <w:t>针对上述问题，本项目旨在突破传统被动响应模式，研究铁路客运综合交通枢纽大客流智能疏导与接驳交通协同优化技术。重点开展基于视频多模态感知的客流实时监测与短时预测、复杂场景下大客流动态疏导路径规划与设备协同调度、以及铁路-地铁-公交-出租多制式运力协同优化等研究。通过构建数据融合模型与智能决策算法，提出重大客流风险下的应急处置措施，研制综合交通枢纽智能疏导与协同调度系统原型，为实现枢纽“内畅外联”、保障旅客高效安全出行提供理论和技术支持。</w:t>
      </w:r>
    </w:p>
    <w:p w14:paraId="745DB454" w14:textId="77777777" w:rsidR="007054FF" w:rsidRDefault="00402A0C">
      <w:pPr>
        <w:adjustRightInd w:val="0"/>
        <w:snapToGrid w:val="0"/>
        <w:spacing w:line="480" w:lineRule="atLeast"/>
        <w:ind w:left="5"/>
        <w:rPr>
          <w:b/>
          <w:sz w:val="24"/>
        </w:rPr>
      </w:pPr>
      <w:r>
        <w:rPr>
          <w:b/>
          <w:sz w:val="24"/>
        </w:rPr>
        <w:br w:type="page"/>
      </w:r>
      <w:r>
        <w:rPr>
          <w:b/>
          <w:sz w:val="24"/>
        </w:rPr>
        <w:lastRenderedPageBreak/>
        <w:t>2.</w:t>
      </w:r>
      <w:r>
        <w:rPr>
          <w:rFonts w:hint="eastAsia"/>
          <w:b/>
          <w:sz w:val="24"/>
        </w:rPr>
        <w:t xml:space="preserve"> </w:t>
      </w:r>
      <w:r>
        <w:rPr>
          <w:rFonts w:hint="eastAsia"/>
          <w:b/>
          <w:sz w:val="24"/>
        </w:rPr>
        <w:t>研究内容及关键技术</w:t>
      </w:r>
    </w:p>
    <w:p w14:paraId="49DBF972" w14:textId="77777777" w:rsidR="007054FF" w:rsidRDefault="00402A0C">
      <w:pPr>
        <w:adjustRightInd w:val="0"/>
        <w:snapToGrid w:val="0"/>
        <w:spacing w:line="480" w:lineRule="atLeast"/>
        <w:ind w:left="5"/>
        <w:rPr>
          <w:b/>
          <w:sz w:val="24"/>
        </w:rPr>
      </w:pPr>
      <w:r>
        <w:rPr>
          <w:rFonts w:hint="eastAsia"/>
          <w:b/>
          <w:sz w:val="24"/>
        </w:rPr>
        <w:t>主要研究内容</w:t>
      </w:r>
    </w:p>
    <w:p w14:paraId="16FD58DE" w14:textId="77777777" w:rsidR="007054FF" w:rsidRDefault="00402A0C">
      <w:pPr>
        <w:pStyle w:val="af0"/>
        <w:rPr>
          <w:rFonts w:hint="eastAsia"/>
        </w:rPr>
      </w:pPr>
      <w:r>
        <w:rPr>
          <w:rFonts w:hint="eastAsia"/>
        </w:rPr>
        <w:t>1.研究基于视频多模态感知的客流特征提取与短时预测技术</w:t>
      </w:r>
    </w:p>
    <w:p w14:paraId="1046F6F2" w14:textId="77777777" w:rsidR="007054FF" w:rsidRDefault="00402A0C">
      <w:pPr>
        <w:pStyle w:val="af0"/>
        <w:rPr>
          <w:rFonts w:hint="eastAsia"/>
        </w:rPr>
      </w:pPr>
      <w:r>
        <w:rPr>
          <w:rFonts w:hint="eastAsia"/>
        </w:rPr>
        <w:t>研究“视频-数据-特征-预警”全链条客流感知技术。感知铁路客运枢纽进出站口、换乘通道、候车厅等关键区域的客流密度、流速、流向等参数实时变化，实现枢纽客流短时精准预测；研究基于深度学习的人群异常行为分析技术，实现逆行、聚集、滞留等异常情况的自动辨识与拥堵风险预警；研究基于多源数据融合的客流分布热力图生成技术，提出客流时空分布演化规律分析方法，实现大客流风险点的主动发现与可视化展示。</w:t>
      </w:r>
    </w:p>
    <w:p w14:paraId="0D7C6188" w14:textId="77777777" w:rsidR="007054FF" w:rsidRDefault="00402A0C">
      <w:pPr>
        <w:pStyle w:val="af0"/>
        <w:rPr>
          <w:rFonts w:hint="eastAsia"/>
        </w:rPr>
      </w:pPr>
      <w:r>
        <w:rPr>
          <w:rFonts w:hint="eastAsia"/>
        </w:rPr>
        <w:t>2.研究大客流拥堵风险动态识别与多维评估机制</w:t>
      </w:r>
    </w:p>
    <w:p w14:paraId="77B65A0C" w14:textId="77777777" w:rsidR="007054FF" w:rsidRDefault="00402A0C">
      <w:pPr>
        <w:pStyle w:val="af0"/>
        <w:rPr>
          <w:rFonts w:hint="eastAsia"/>
        </w:rPr>
      </w:pPr>
      <w:r>
        <w:rPr>
          <w:rFonts w:hint="eastAsia"/>
        </w:rPr>
        <w:t>研究基于历史数据与实时监测数据融合的拥堵风险指标体系构建技术。感知枢纽各区域客流承载阈值与实时负荷状态，实现大客流拥堵风险的动态量化评估；研究基于时空图谱的风险演化推演算法，实现潜在拥堵点的提前预警与风险等级划分；研究多维风险评估模型，提出覆盖常态运营与突发事件场景的风险评估方法，实现枢纽运行安全状态的全面感知。</w:t>
      </w:r>
    </w:p>
    <w:p w14:paraId="29A96EAE" w14:textId="77777777" w:rsidR="007054FF" w:rsidRDefault="00402A0C">
      <w:pPr>
        <w:pStyle w:val="af0"/>
        <w:rPr>
          <w:rFonts w:hint="eastAsia"/>
        </w:rPr>
      </w:pPr>
      <w:r>
        <w:rPr>
          <w:rFonts w:hint="eastAsia"/>
        </w:rPr>
        <w:t>3.研究基于多目标优化的站内大客流智能疏导路径规划技术</w:t>
      </w:r>
    </w:p>
    <w:p w14:paraId="6407C779" w14:textId="77777777" w:rsidR="007054FF" w:rsidRDefault="00402A0C">
      <w:pPr>
        <w:pStyle w:val="af0"/>
        <w:rPr>
          <w:rFonts w:hint="eastAsia"/>
        </w:rPr>
      </w:pPr>
      <w:r>
        <w:rPr>
          <w:rFonts w:hint="eastAsia"/>
        </w:rPr>
        <w:t>针对大客流场景下旅客疏散效率低的问题，研究考虑通行能力、拥挤度、疏散时间等多约束条件的动态路径规划算法。感知站内实时客流分布与通道通行状态，实现基于最优效率的旅客疏导路径实时推荐；研究个性化路径诱导信息推送技术，实现通过移动端、显示屏等多渠道向旅客发布定制化疏导路线；研究路径规划与客流分布的反馈调节机制，提出动态避堵的路径优化方案，实现站内客流的均衡分布。</w:t>
      </w:r>
    </w:p>
    <w:p w14:paraId="197C6AFD" w14:textId="77777777" w:rsidR="007054FF" w:rsidRDefault="00402A0C">
      <w:pPr>
        <w:pStyle w:val="af0"/>
        <w:rPr>
          <w:rFonts w:hint="eastAsia"/>
        </w:rPr>
      </w:pPr>
      <w:r>
        <w:rPr>
          <w:rFonts w:hint="eastAsia"/>
        </w:rPr>
        <w:t>4.研究站内关键疏导设备与资源的自适应协同调度技术</w:t>
      </w:r>
    </w:p>
    <w:p w14:paraId="55213351" w14:textId="77777777" w:rsidR="007054FF" w:rsidRDefault="00402A0C">
      <w:pPr>
        <w:pStyle w:val="af0"/>
        <w:rPr>
          <w:rFonts w:hint="eastAsia"/>
        </w:rPr>
      </w:pPr>
      <w:r>
        <w:rPr>
          <w:rFonts w:hint="eastAsia"/>
        </w:rPr>
        <w:t>研究站内关键疏导设备（闸机、电梯、安检机）的运行状态感知与协同控制技术。感知设备实时负载与客流排队长度，实现闸机开闭方向、电梯运行模式及安检通道开启数量的动态调整；研究“人-机-环”协同的应急疏散机制，实现设备资源根据客流高峰时段的自适应配置；研究设备调度策略的仿真优化方法，提出覆盖常态与非常态场景的设备联动控制方案，实现站内通行效率的最大化。</w:t>
      </w:r>
    </w:p>
    <w:p w14:paraId="75BA883C" w14:textId="77777777" w:rsidR="007054FF" w:rsidRDefault="00402A0C">
      <w:pPr>
        <w:pStyle w:val="af0"/>
        <w:rPr>
          <w:rFonts w:hint="eastAsia"/>
        </w:rPr>
      </w:pPr>
      <w:r>
        <w:rPr>
          <w:rFonts w:hint="eastAsia"/>
        </w:rPr>
        <w:t>5.研究铁路与城市接驳交通运力协同优化与联动响应技术</w:t>
      </w:r>
    </w:p>
    <w:p w14:paraId="10094F86" w14:textId="77777777" w:rsidR="007054FF" w:rsidRDefault="00402A0C">
      <w:pPr>
        <w:pStyle w:val="af0"/>
        <w:rPr>
          <w:rFonts w:hint="eastAsia"/>
        </w:rPr>
      </w:pPr>
      <w:r>
        <w:rPr>
          <w:rFonts w:hint="eastAsia"/>
        </w:rPr>
        <w:lastRenderedPageBreak/>
        <w:t>研究铁路与城市接驳交通（地铁、公交、出租）的数据交互与融合技术。感知铁路列车到发时刻、载客量与城市接驳运力实时状态，实现跨制式交通运力的供需匹配分析；研究基于强化学习的多模式交通运力协同调度模型，实现“车等人”或“人等车”的动态平衡与接驳班次智能调整；研究重大节假日或突发事件下的应急联动响应机制，提出覆盖全链条的运力兜底保障措施，实现旅客“零滞留”与高效换乘。</w:t>
      </w:r>
    </w:p>
    <w:p w14:paraId="503C868B" w14:textId="77777777" w:rsidR="007054FF" w:rsidRDefault="00402A0C">
      <w:pPr>
        <w:pStyle w:val="af0"/>
        <w:rPr>
          <w:rFonts w:hint="eastAsia"/>
        </w:rPr>
      </w:pPr>
      <w:r>
        <w:rPr>
          <w:rFonts w:hint="eastAsia"/>
        </w:rPr>
        <w:t>6.搭建系统原型与试验验证</w:t>
      </w:r>
    </w:p>
    <w:p w14:paraId="3D026B8C" w14:textId="77777777" w:rsidR="007054FF" w:rsidRDefault="00402A0C">
      <w:pPr>
        <w:pStyle w:val="af0"/>
        <w:rPr>
          <w:rFonts w:hint="eastAsia"/>
        </w:rPr>
      </w:pPr>
      <w:r>
        <w:rPr>
          <w:rFonts w:hint="eastAsia"/>
        </w:rPr>
        <w:t>研发铁路客运综合交通枢纽大客流智能疏导与协同调度系统原型，针对典型大客流场景（如春运、突发晚点），开展相关算法研发、模拟试验和现场试验验证，评估系统在实际运行中的有效性与鲁棒性。</w:t>
      </w:r>
    </w:p>
    <w:p w14:paraId="20E4A6AA" w14:textId="77777777" w:rsidR="007054FF" w:rsidRDefault="00402A0C">
      <w:pPr>
        <w:adjustRightInd w:val="0"/>
        <w:snapToGrid w:val="0"/>
        <w:spacing w:line="480" w:lineRule="atLeast"/>
        <w:rPr>
          <w:b/>
          <w:sz w:val="24"/>
        </w:rPr>
      </w:pPr>
      <w:r>
        <w:rPr>
          <w:rFonts w:hint="eastAsia"/>
          <w:b/>
          <w:sz w:val="24"/>
        </w:rPr>
        <w:t>关键技术</w:t>
      </w:r>
    </w:p>
    <w:p w14:paraId="7EDA8233" w14:textId="77777777" w:rsidR="007054FF" w:rsidRDefault="00402A0C">
      <w:pPr>
        <w:pStyle w:val="af0"/>
        <w:rPr>
          <w:rFonts w:hint="eastAsia"/>
        </w:rPr>
      </w:pPr>
      <w:r>
        <w:rPr>
          <w:rFonts w:hint="eastAsia"/>
        </w:rPr>
        <w:t>1</w:t>
      </w:r>
      <w:r>
        <w:t>.</w:t>
      </w:r>
      <w:r>
        <w:rPr>
          <w:rFonts w:hint="eastAsia"/>
        </w:rPr>
        <w:t>复杂场景下基于深度学习的客流轨迹追踪与行为分析技术</w:t>
      </w:r>
    </w:p>
    <w:p w14:paraId="1FC1D272" w14:textId="77777777" w:rsidR="007054FF" w:rsidRDefault="00402A0C">
      <w:pPr>
        <w:pStyle w:val="af0"/>
        <w:rPr>
          <w:rFonts w:hint="eastAsia"/>
        </w:rPr>
      </w:pPr>
      <w:r>
        <w:rPr>
          <w:rFonts w:hint="eastAsia"/>
        </w:rPr>
        <w:t>解决高密度、遮挡严重环境下客流精准计数、轨迹重构及异常行为（如逆行、聚集）识别难题，为风险预警提供高精度数据支撑。</w:t>
      </w:r>
    </w:p>
    <w:p w14:paraId="69B312E3" w14:textId="77777777" w:rsidR="007054FF" w:rsidRDefault="00402A0C">
      <w:pPr>
        <w:pStyle w:val="af0"/>
        <w:rPr>
          <w:rFonts w:hint="eastAsia"/>
        </w:rPr>
      </w:pPr>
      <w:r>
        <w:rPr>
          <w:rFonts w:hint="eastAsia"/>
        </w:rPr>
        <w:t>2</w:t>
      </w:r>
      <w:r>
        <w:t>.</w:t>
      </w:r>
      <w:r>
        <w:rPr>
          <w:rFonts w:hint="eastAsia"/>
        </w:rPr>
        <w:t>多约束条件下的动态路径规划与资源实时调度算法</w:t>
      </w:r>
    </w:p>
    <w:p w14:paraId="15E88681" w14:textId="77777777" w:rsidR="007054FF" w:rsidRDefault="00402A0C">
      <w:pPr>
        <w:pStyle w:val="af0"/>
        <w:rPr>
          <w:rFonts w:hint="eastAsia"/>
        </w:rPr>
      </w:pPr>
      <w:r>
        <w:rPr>
          <w:rFonts w:hint="eastAsia"/>
        </w:rPr>
        <w:t>解决在客流动态剧烈变化过程中，如何实时计算最优疏导路径并同步调整站内设备资源（闸机、电梯等）的技术瓶颈，实现“流-设”协同。</w:t>
      </w:r>
    </w:p>
    <w:p w14:paraId="147CB5E4" w14:textId="77777777" w:rsidR="007054FF" w:rsidRDefault="00402A0C">
      <w:pPr>
        <w:pStyle w:val="af0"/>
        <w:rPr>
          <w:rFonts w:hint="eastAsia"/>
        </w:rPr>
      </w:pPr>
      <w:r>
        <w:rPr>
          <w:rFonts w:hint="eastAsia"/>
        </w:rPr>
        <w:t>3</w:t>
      </w:r>
      <w:r>
        <w:t>.</w:t>
      </w:r>
      <w:r>
        <w:rPr>
          <w:rFonts w:hint="eastAsia"/>
        </w:rPr>
        <w:t>多模态交通网络数据融合与跨制式协同优化控制技术</w:t>
      </w:r>
    </w:p>
    <w:p w14:paraId="0F5ABA0E" w14:textId="77777777" w:rsidR="007054FF" w:rsidRDefault="00402A0C">
      <w:pPr>
        <w:pStyle w:val="af0"/>
        <w:rPr>
          <w:rFonts w:hint="eastAsia"/>
        </w:rPr>
      </w:pPr>
      <w:r>
        <w:rPr>
          <w:rFonts w:hint="eastAsia"/>
        </w:rPr>
        <w:t>解决铁路与地方交通（地铁/公交/出租）数据标准不一、接口不通的问题，构建跨网络、跨制式的运力全局协同优化模型，实现运力资源的动态匹配。</w:t>
      </w:r>
    </w:p>
    <w:p w14:paraId="26A076D7" w14:textId="77777777" w:rsidR="007054FF" w:rsidRDefault="00402A0C">
      <w:pPr>
        <w:adjustRightInd w:val="0"/>
        <w:snapToGrid w:val="0"/>
        <w:spacing w:line="480" w:lineRule="atLeast"/>
        <w:rPr>
          <w:b/>
          <w:sz w:val="24"/>
        </w:rPr>
      </w:pPr>
      <w:r>
        <w:rPr>
          <w:sz w:val="24"/>
        </w:rPr>
        <w:br w:type="page"/>
      </w:r>
      <w:r>
        <w:rPr>
          <w:rFonts w:hint="eastAsia"/>
          <w:b/>
          <w:sz w:val="24"/>
        </w:rPr>
        <w:lastRenderedPageBreak/>
        <w:t xml:space="preserve">3. </w:t>
      </w:r>
      <w:r>
        <w:rPr>
          <w:rFonts w:ascii="宋体" w:hAnsi="宋体" w:hint="eastAsia"/>
          <w:b/>
          <w:sz w:val="24"/>
        </w:rPr>
        <w:t>预期目标和成果形式</w:t>
      </w:r>
    </w:p>
    <w:p w14:paraId="74FBE214" w14:textId="77777777" w:rsidR="007054FF" w:rsidRDefault="00402A0C">
      <w:pPr>
        <w:rPr>
          <w:rFonts w:ascii="宋体" w:hAnsi="宋体" w:hint="eastAsia"/>
          <w:b/>
          <w:sz w:val="24"/>
        </w:rPr>
      </w:pPr>
      <w:r>
        <w:rPr>
          <w:rFonts w:ascii="宋体" w:hAnsi="宋体"/>
          <w:b/>
          <w:sz w:val="24"/>
        </w:rPr>
        <w:t>预期目标</w:t>
      </w:r>
    </w:p>
    <w:p w14:paraId="7E1D2082" w14:textId="77777777" w:rsidR="007054FF" w:rsidRDefault="00402A0C">
      <w:pPr>
        <w:pStyle w:val="af0"/>
        <w:rPr>
          <w:rFonts w:hint="eastAsia"/>
        </w:rPr>
      </w:pPr>
      <w:r>
        <w:rPr>
          <w:rFonts w:hint="eastAsia"/>
        </w:rPr>
        <w:t>1</w:t>
      </w:r>
      <w:r>
        <w:t>.</w:t>
      </w:r>
      <w:r>
        <w:rPr>
          <w:rFonts w:hint="eastAsia"/>
        </w:rPr>
        <w:t>构建一套铁路客运综合交通枢纽大客流智能疏导与接驳协同优化系统原型, 集成客流实时监测、风险预警、路径诱导、设备联动及运力协同调度功能，形成可落地的智能化解决方案。</w:t>
      </w:r>
    </w:p>
    <w:p w14:paraId="3E75162F" w14:textId="77777777" w:rsidR="007054FF" w:rsidRDefault="00402A0C">
      <w:pPr>
        <w:pStyle w:val="af0"/>
        <w:rPr>
          <w:rFonts w:hint="eastAsia"/>
        </w:rPr>
      </w:pPr>
      <w:r>
        <w:rPr>
          <w:rFonts w:hint="eastAsia"/>
        </w:rPr>
        <w:t>2</w:t>
      </w:r>
      <w:r>
        <w:t>.</w:t>
      </w:r>
      <w:r>
        <w:rPr>
          <w:rFonts w:hint="eastAsia"/>
        </w:rPr>
        <w:t>显著提升枢纽通行效率与接驳换乘效率。预期在大客流高峰期，枢纽站内平均通行时间缩短15%以上，旅客接驳等待时间减少20%，有效降低拥堵风险，实现旅客“快进快出、无缝换乘”。</w:t>
      </w:r>
    </w:p>
    <w:p w14:paraId="2CE0E5C3" w14:textId="77777777" w:rsidR="007054FF" w:rsidRDefault="00402A0C">
      <w:pPr>
        <w:spacing w:line="480" w:lineRule="exact"/>
        <w:rPr>
          <w:rFonts w:ascii="宋体" w:hAnsi="宋体" w:hint="eastAsia"/>
          <w:b/>
          <w:sz w:val="24"/>
        </w:rPr>
      </w:pPr>
      <w:r>
        <w:rPr>
          <w:rFonts w:ascii="宋体" w:hAnsi="宋体" w:hint="eastAsia"/>
          <w:b/>
          <w:sz w:val="24"/>
        </w:rPr>
        <w:t>成果形式</w:t>
      </w:r>
    </w:p>
    <w:p w14:paraId="4ADB37C4" w14:textId="77777777" w:rsidR="007054FF" w:rsidRDefault="00402A0C">
      <w:pPr>
        <w:adjustRightInd w:val="0"/>
        <w:snapToGrid w:val="0"/>
        <w:spacing w:line="480" w:lineRule="atLeast"/>
        <w:ind w:firstLineChars="177" w:firstLine="425"/>
        <w:rPr>
          <w:sz w:val="24"/>
        </w:rPr>
      </w:pPr>
      <w:r>
        <w:rPr>
          <w:rFonts w:hint="eastAsia"/>
          <w:sz w:val="24"/>
        </w:rPr>
        <w:t>1</w:t>
      </w:r>
      <w:r>
        <w:rPr>
          <w:sz w:val="24"/>
        </w:rPr>
        <w:t xml:space="preserve">. </w:t>
      </w:r>
      <w:r>
        <w:rPr>
          <w:rFonts w:hint="eastAsia"/>
          <w:sz w:val="24"/>
        </w:rPr>
        <w:t>编写《铁路客运综合交通枢纽大客流智能疏导与接驳交通协同优化技术研究》研究报告</w:t>
      </w:r>
      <w:r>
        <w:rPr>
          <w:rFonts w:hint="eastAsia"/>
          <w:sz w:val="24"/>
        </w:rPr>
        <w:t>1</w:t>
      </w:r>
      <w:r>
        <w:rPr>
          <w:rFonts w:hint="eastAsia"/>
          <w:sz w:val="24"/>
        </w:rPr>
        <w:t>份。</w:t>
      </w:r>
    </w:p>
    <w:p w14:paraId="56F73072" w14:textId="77777777" w:rsidR="007054FF" w:rsidRDefault="00402A0C">
      <w:pPr>
        <w:adjustRightInd w:val="0"/>
        <w:snapToGrid w:val="0"/>
        <w:spacing w:line="480" w:lineRule="atLeast"/>
        <w:ind w:left="5"/>
        <w:rPr>
          <w:sz w:val="24"/>
        </w:rPr>
      </w:pPr>
      <w:r>
        <w:rPr>
          <w:b/>
          <w:sz w:val="24"/>
        </w:rPr>
        <w:br w:type="page"/>
      </w:r>
      <w:r>
        <w:rPr>
          <w:rFonts w:hint="eastAsia"/>
          <w:b/>
          <w:sz w:val="24"/>
        </w:rPr>
        <w:lastRenderedPageBreak/>
        <w:t xml:space="preserve">4. </w:t>
      </w:r>
      <w:r>
        <w:rPr>
          <w:rFonts w:hint="eastAsia"/>
          <w:b/>
          <w:sz w:val="24"/>
        </w:rPr>
        <w:t>分年度进度安排及考核目标</w:t>
      </w:r>
    </w:p>
    <w:tbl>
      <w:tblPr>
        <w:tblW w:w="9287"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549"/>
        <w:gridCol w:w="7738"/>
      </w:tblGrid>
      <w:tr w:rsidR="007054FF" w14:paraId="746BCE14" w14:textId="77777777">
        <w:tc>
          <w:tcPr>
            <w:tcW w:w="1549" w:type="dxa"/>
            <w:vAlign w:val="center"/>
          </w:tcPr>
          <w:p w14:paraId="640A61E0" w14:textId="77777777" w:rsidR="007054FF" w:rsidRDefault="00402A0C">
            <w:pPr>
              <w:adjustRightInd w:val="0"/>
              <w:snapToGrid w:val="0"/>
              <w:spacing w:before="120" w:after="120" w:line="360" w:lineRule="auto"/>
              <w:jc w:val="center"/>
              <w:rPr>
                <w:sz w:val="24"/>
              </w:rPr>
            </w:pPr>
            <w:r>
              <w:rPr>
                <w:rFonts w:hint="eastAsia"/>
                <w:sz w:val="24"/>
              </w:rPr>
              <w:t>年度</w:t>
            </w:r>
          </w:p>
        </w:tc>
        <w:tc>
          <w:tcPr>
            <w:tcW w:w="7738" w:type="dxa"/>
            <w:vAlign w:val="center"/>
          </w:tcPr>
          <w:p w14:paraId="7D59ADC1" w14:textId="77777777" w:rsidR="007054FF" w:rsidRDefault="00402A0C">
            <w:pPr>
              <w:adjustRightInd w:val="0"/>
              <w:snapToGrid w:val="0"/>
              <w:spacing w:before="120" w:after="120" w:line="360" w:lineRule="auto"/>
              <w:jc w:val="center"/>
              <w:rPr>
                <w:sz w:val="24"/>
              </w:rPr>
            </w:pPr>
            <w:r>
              <w:rPr>
                <w:rFonts w:hint="eastAsia"/>
                <w:sz w:val="24"/>
              </w:rPr>
              <w:t>进度安排及考核目标</w:t>
            </w:r>
          </w:p>
        </w:tc>
      </w:tr>
      <w:tr w:rsidR="007054FF" w14:paraId="0E852932" w14:textId="77777777">
        <w:trPr>
          <w:trHeight w:val="4935"/>
        </w:trPr>
        <w:tc>
          <w:tcPr>
            <w:tcW w:w="1549" w:type="dxa"/>
            <w:vAlign w:val="center"/>
          </w:tcPr>
          <w:p w14:paraId="66CDD6F7" w14:textId="77777777" w:rsidR="007054FF" w:rsidRDefault="00402A0C">
            <w:pPr>
              <w:adjustRightInd w:val="0"/>
              <w:snapToGrid w:val="0"/>
              <w:spacing w:before="120" w:after="120" w:line="480" w:lineRule="atLeast"/>
              <w:jc w:val="center"/>
              <w:rPr>
                <w:sz w:val="24"/>
              </w:rPr>
            </w:pPr>
            <w:bookmarkStart w:id="7" w:name="分年度进度安排及考核目标"/>
            <w:bookmarkEnd w:id="7"/>
            <w:r>
              <w:rPr>
                <w:rFonts w:hint="eastAsia"/>
                <w:sz w:val="24"/>
              </w:rPr>
              <w:t>202</w:t>
            </w:r>
            <w:r>
              <w:rPr>
                <w:sz w:val="24"/>
              </w:rPr>
              <w:t>5</w:t>
            </w:r>
            <w:r>
              <w:rPr>
                <w:rFonts w:hint="eastAsia"/>
                <w:sz w:val="24"/>
              </w:rPr>
              <w:t>年</w:t>
            </w:r>
          </w:p>
        </w:tc>
        <w:tc>
          <w:tcPr>
            <w:tcW w:w="7738" w:type="dxa"/>
          </w:tcPr>
          <w:p w14:paraId="01BCABC2" w14:textId="77777777" w:rsidR="007054FF" w:rsidRDefault="00402A0C">
            <w:pPr>
              <w:spacing w:line="480" w:lineRule="exact"/>
              <w:ind w:firstLineChars="200" w:firstLine="480"/>
              <w:rPr>
                <w:rFonts w:ascii="宋体" w:hAnsi="宋体" w:hint="eastAsia"/>
                <w:sz w:val="24"/>
              </w:rPr>
            </w:pPr>
            <w:r>
              <w:rPr>
                <w:rFonts w:ascii="宋体" w:hAnsi="宋体" w:hint="eastAsia"/>
                <w:sz w:val="24"/>
              </w:rPr>
              <w:t>2025年</w:t>
            </w:r>
            <w:r>
              <w:rPr>
                <w:rFonts w:ascii="宋体" w:hAnsi="宋体"/>
                <w:sz w:val="24"/>
              </w:rPr>
              <w:t>0</w:t>
            </w:r>
            <w:r>
              <w:rPr>
                <w:rFonts w:ascii="宋体" w:hAnsi="宋体" w:hint="eastAsia"/>
                <w:sz w:val="24"/>
              </w:rPr>
              <w:t>1月～2025年</w:t>
            </w:r>
            <w:r>
              <w:rPr>
                <w:rFonts w:ascii="宋体" w:hAnsi="宋体"/>
                <w:sz w:val="24"/>
              </w:rPr>
              <w:t>05</w:t>
            </w:r>
            <w:r>
              <w:rPr>
                <w:rFonts w:ascii="宋体" w:hAnsi="宋体" w:hint="eastAsia"/>
                <w:sz w:val="24"/>
              </w:rPr>
              <w:t>月：</w:t>
            </w:r>
          </w:p>
          <w:p w14:paraId="3E15E5C7" w14:textId="77777777" w:rsidR="007054FF" w:rsidRDefault="00402A0C">
            <w:pPr>
              <w:spacing w:line="480" w:lineRule="exact"/>
              <w:ind w:firstLineChars="200" w:firstLine="480"/>
              <w:rPr>
                <w:rFonts w:ascii="宋体" w:hAnsi="宋体" w:hint="eastAsia"/>
                <w:sz w:val="24"/>
              </w:rPr>
            </w:pPr>
            <w:r>
              <w:rPr>
                <w:rFonts w:ascii="宋体" w:hAnsi="宋体" w:hint="eastAsia"/>
                <w:sz w:val="24"/>
              </w:rPr>
              <w:t>完成项目启动与需求调研。调研国内外民航、地铁、铁路等交通枢纽客流疏导现状，分析我国铁路客运枢纽在落实客流疏导过程中的技术手段及存在问题；完成枢纽客流数据采集方案设计与设备部署；</w:t>
            </w:r>
            <w:r>
              <w:rPr>
                <w:rFonts w:ascii="宋体" w:hAnsi="宋体"/>
                <w:sz w:val="24"/>
              </w:rPr>
              <w:t>完成</w:t>
            </w:r>
            <w:r>
              <w:rPr>
                <w:rFonts w:ascii="宋体" w:hAnsi="宋体" w:hint="eastAsia"/>
                <w:sz w:val="24"/>
              </w:rPr>
              <w:t>实施方案</w:t>
            </w:r>
            <w:r>
              <w:rPr>
                <w:rFonts w:ascii="宋体" w:hAnsi="宋体"/>
                <w:sz w:val="24"/>
              </w:rPr>
              <w:t>设计并确定</w:t>
            </w:r>
            <w:r>
              <w:rPr>
                <w:rFonts w:ascii="宋体" w:hAnsi="宋体" w:hint="eastAsia"/>
                <w:sz w:val="24"/>
              </w:rPr>
              <w:t>技术路线。</w:t>
            </w:r>
          </w:p>
          <w:p w14:paraId="691CD4E4" w14:textId="77777777" w:rsidR="007054FF" w:rsidRDefault="007054FF">
            <w:pPr>
              <w:spacing w:line="480" w:lineRule="exact"/>
              <w:rPr>
                <w:rFonts w:ascii="宋体" w:hAnsi="宋体" w:hint="eastAsia"/>
                <w:sz w:val="24"/>
              </w:rPr>
            </w:pPr>
          </w:p>
          <w:p w14:paraId="12201841" w14:textId="77777777" w:rsidR="007054FF" w:rsidRDefault="00402A0C">
            <w:pPr>
              <w:spacing w:line="480" w:lineRule="exact"/>
              <w:ind w:firstLineChars="200" w:firstLine="480"/>
              <w:rPr>
                <w:rFonts w:ascii="宋体" w:hAnsi="宋体" w:hint="eastAsia"/>
                <w:sz w:val="24"/>
              </w:rPr>
            </w:pPr>
            <w:r>
              <w:rPr>
                <w:rFonts w:ascii="宋体" w:hAnsi="宋体" w:hint="eastAsia"/>
                <w:sz w:val="24"/>
              </w:rPr>
              <w:t>202</w:t>
            </w:r>
            <w:r>
              <w:rPr>
                <w:rFonts w:ascii="宋体" w:hAnsi="宋体"/>
                <w:sz w:val="24"/>
              </w:rPr>
              <w:t>5</w:t>
            </w:r>
            <w:r>
              <w:rPr>
                <w:rFonts w:ascii="宋体" w:hAnsi="宋体" w:hint="eastAsia"/>
                <w:sz w:val="24"/>
              </w:rPr>
              <w:t>年</w:t>
            </w:r>
            <w:r>
              <w:rPr>
                <w:rFonts w:ascii="宋体" w:hAnsi="宋体"/>
                <w:sz w:val="24"/>
              </w:rPr>
              <w:t>06</w:t>
            </w:r>
            <w:r>
              <w:rPr>
                <w:rFonts w:ascii="宋体" w:hAnsi="宋体" w:hint="eastAsia"/>
                <w:sz w:val="24"/>
              </w:rPr>
              <w:t>月～202</w:t>
            </w:r>
            <w:r>
              <w:rPr>
                <w:rFonts w:ascii="宋体" w:hAnsi="宋体"/>
                <w:sz w:val="24"/>
              </w:rPr>
              <w:t>5</w:t>
            </w:r>
            <w:r>
              <w:rPr>
                <w:rFonts w:ascii="宋体" w:hAnsi="宋体" w:hint="eastAsia"/>
                <w:sz w:val="24"/>
              </w:rPr>
              <w:t>年</w:t>
            </w:r>
            <w:r>
              <w:rPr>
                <w:rFonts w:ascii="宋体" w:hAnsi="宋体"/>
                <w:sz w:val="24"/>
              </w:rPr>
              <w:t>12</w:t>
            </w:r>
            <w:r>
              <w:rPr>
                <w:rFonts w:ascii="宋体" w:hAnsi="宋体" w:hint="eastAsia"/>
                <w:sz w:val="24"/>
              </w:rPr>
              <w:t>月：</w:t>
            </w:r>
          </w:p>
          <w:p w14:paraId="744F3EE4" w14:textId="77777777" w:rsidR="007054FF" w:rsidRDefault="00402A0C">
            <w:pPr>
              <w:spacing w:line="480" w:lineRule="exact"/>
              <w:ind w:firstLineChars="200" w:firstLine="480"/>
              <w:rPr>
                <w:rFonts w:ascii="宋体" w:hAnsi="宋体" w:hint="eastAsia"/>
                <w:sz w:val="24"/>
              </w:rPr>
            </w:pPr>
            <w:r>
              <w:rPr>
                <w:rFonts w:ascii="宋体" w:hAnsi="宋体" w:hint="eastAsia"/>
                <w:sz w:val="24"/>
              </w:rPr>
              <w:t>完成多模态感知模块研发。实现视频-雷达-闸机多源数据融合感知，完成客流密度、速度、流量等参数实时采集算法开发；完成深度学习客流预测模型</w:t>
            </w:r>
            <w:r>
              <w:rPr>
                <w:rFonts w:ascii="宋体" w:hAnsi="宋体"/>
                <w:sz w:val="24"/>
              </w:rPr>
              <w:t>研究</w:t>
            </w:r>
            <w:r>
              <w:rPr>
                <w:rFonts w:ascii="宋体" w:hAnsi="宋体" w:hint="eastAsia"/>
                <w:sz w:val="24"/>
              </w:rPr>
              <w:t>。</w:t>
            </w:r>
          </w:p>
          <w:p w14:paraId="1F2CA365" w14:textId="77777777" w:rsidR="007054FF" w:rsidRDefault="007054FF">
            <w:pPr>
              <w:spacing w:line="480" w:lineRule="exact"/>
              <w:rPr>
                <w:rFonts w:ascii="宋体" w:hAnsi="宋体" w:hint="eastAsia"/>
                <w:sz w:val="24"/>
              </w:rPr>
            </w:pPr>
          </w:p>
        </w:tc>
      </w:tr>
      <w:tr w:rsidR="007054FF" w14:paraId="70418AC5" w14:textId="77777777">
        <w:trPr>
          <w:trHeight w:val="4935"/>
        </w:trPr>
        <w:tc>
          <w:tcPr>
            <w:tcW w:w="1549" w:type="dxa"/>
            <w:vAlign w:val="center"/>
          </w:tcPr>
          <w:p w14:paraId="258A0BED" w14:textId="77777777" w:rsidR="007054FF" w:rsidRDefault="00402A0C">
            <w:pPr>
              <w:adjustRightInd w:val="0"/>
              <w:snapToGrid w:val="0"/>
              <w:spacing w:before="120" w:after="120" w:line="480" w:lineRule="atLeast"/>
              <w:jc w:val="center"/>
              <w:rPr>
                <w:sz w:val="24"/>
              </w:rPr>
            </w:pPr>
            <w:r>
              <w:rPr>
                <w:rFonts w:hint="eastAsia"/>
                <w:sz w:val="24"/>
              </w:rPr>
              <w:t>202</w:t>
            </w:r>
            <w:r>
              <w:rPr>
                <w:sz w:val="24"/>
              </w:rPr>
              <w:t>6</w:t>
            </w:r>
            <w:r>
              <w:rPr>
                <w:rFonts w:hint="eastAsia"/>
                <w:sz w:val="24"/>
              </w:rPr>
              <w:t>年</w:t>
            </w:r>
          </w:p>
        </w:tc>
        <w:tc>
          <w:tcPr>
            <w:tcW w:w="7738" w:type="dxa"/>
          </w:tcPr>
          <w:p w14:paraId="3BF855BE" w14:textId="77777777" w:rsidR="007054FF" w:rsidRDefault="00402A0C">
            <w:pPr>
              <w:spacing w:line="480" w:lineRule="exact"/>
              <w:ind w:firstLineChars="200" w:firstLine="480"/>
              <w:rPr>
                <w:rFonts w:ascii="宋体" w:hAnsi="宋体" w:hint="eastAsia"/>
                <w:sz w:val="24"/>
              </w:rPr>
            </w:pPr>
            <w:r>
              <w:rPr>
                <w:rFonts w:ascii="宋体" w:hAnsi="宋体" w:hint="eastAsia"/>
                <w:sz w:val="24"/>
              </w:rPr>
              <w:t>2026年</w:t>
            </w:r>
            <w:r>
              <w:rPr>
                <w:rFonts w:ascii="宋体" w:hAnsi="宋体"/>
                <w:sz w:val="24"/>
              </w:rPr>
              <w:t>01</w:t>
            </w:r>
            <w:r>
              <w:rPr>
                <w:rFonts w:ascii="宋体" w:hAnsi="宋体" w:hint="eastAsia"/>
                <w:sz w:val="24"/>
              </w:rPr>
              <w:t>月～2026年06月：</w:t>
            </w:r>
          </w:p>
          <w:p w14:paraId="40FE4146" w14:textId="77777777" w:rsidR="007054FF" w:rsidRDefault="00402A0C">
            <w:pPr>
              <w:spacing w:line="480" w:lineRule="exact"/>
              <w:ind w:firstLineChars="200" w:firstLine="480"/>
              <w:rPr>
                <w:rFonts w:ascii="宋体" w:hAnsi="宋体" w:hint="eastAsia"/>
                <w:sz w:val="24"/>
              </w:rPr>
            </w:pPr>
            <w:r>
              <w:rPr>
                <w:rFonts w:ascii="宋体" w:hAnsi="宋体" w:hint="eastAsia"/>
                <w:sz w:val="24"/>
              </w:rPr>
              <w:t>完成动态疏导路径规划算法研发。实现基于实时客流的疏导路径动态生成算法；完成多维仿真推演</w:t>
            </w:r>
            <w:r>
              <w:rPr>
                <w:rFonts w:ascii="宋体" w:hAnsi="宋体"/>
                <w:sz w:val="24"/>
              </w:rPr>
              <w:t>研究</w:t>
            </w:r>
            <w:r>
              <w:rPr>
                <w:rFonts w:ascii="宋体" w:hAnsi="宋体" w:hint="eastAsia"/>
                <w:sz w:val="24"/>
              </w:rPr>
              <w:t>，支持客流拥堵场景模拟与疏导方案预演。</w:t>
            </w:r>
          </w:p>
          <w:p w14:paraId="751AFFCE" w14:textId="77777777" w:rsidR="007054FF" w:rsidRDefault="00402A0C">
            <w:pPr>
              <w:spacing w:line="480" w:lineRule="exact"/>
              <w:ind w:firstLineChars="200" w:firstLine="480"/>
              <w:rPr>
                <w:rFonts w:ascii="宋体" w:hAnsi="宋体" w:hint="eastAsia"/>
                <w:sz w:val="24"/>
              </w:rPr>
            </w:pPr>
            <w:r>
              <w:rPr>
                <w:rFonts w:ascii="宋体" w:hAnsi="宋体" w:hint="eastAsia"/>
                <w:sz w:val="24"/>
              </w:rPr>
              <w:t>2026年07月～2026年09月：</w:t>
            </w:r>
          </w:p>
          <w:p w14:paraId="27D478D3" w14:textId="77777777" w:rsidR="007054FF" w:rsidRDefault="00402A0C">
            <w:pPr>
              <w:spacing w:line="480" w:lineRule="exact"/>
              <w:ind w:firstLineChars="200" w:firstLine="480"/>
              <w:rPr>
                <w:rFonts w:ascii="宋体" w:hAnsi="宋体" w:hint="eastAsia"/>
                <w:sz w:val="24"/>
              </w:rPr>
            </w:pPr>
            <w:r>
              <w:rPr>
                <w:rFonts w:ascii="宋体" w:hAnsi="宋体" w:hint="eastAsia"/>
                <w:sz w:val="24"/>
              </w:rPr>
              <w:t>完成关键疏导设备协同控制技术研发。实现闸机开关、电梯运行、广播引导等设备的动态联动控制；完成铁路-接驳交通协同优化</w:t>
            </w:r>
            <w:r>
              <w:rPr>
                <w:rFonts w:ascii="宋体" w:hAnsi="宋体"/>
                <w:sz w:val="24"/>
              </w:rPr>
              <w:t>研究</w:t>
            </w:r>
            <w:r>
              <w:rPr>
                <w:rFonts w:ascii="宋体" w:hAnsi="宋体" w:hint="eastAsia"/>
                <w:sz w:val="24"/>
              </w:rPr>
              <w:t>。</w:t>
            </w:r>
          </w:p>
          <w:p w14:paraId="1D2BFB37" w14:textId="77777777" w:rsidR="007054FF" w:rsidRDefault="00402A0C">
            <w:pPr>
              <w:spacing w:line="480" w:lineRule="exact"/>
              <w:ind w:firstLineChars="200" w:firstLine="480"/>
              <w:rPr>
                <w:rFonts w:ascii="宋体" w:hAnsi="宋体" w:hint="eastAsia"/>
                <w:sz w:val="24"/>
              </w:rPr>
            </w:pPr>
            <w:r>
              <w:rPr>
                <w:rFonts w:ascii="宋体" w:hAnsi="宋体" w:hint="eastAsia"/>
                <w:sz w:val="24"/>
              </w:rPr>
              <w:t>2026 年10月～2026年1</w:t>
            </w:r>
            <w:r>
              <w:rPr>
                <w:rFonts w:ascii="宋体" w:hAnsi="宋体"/>
                <w:sz w:val="24"/>
              </w:rPr>
              <w:t>2</w:t>
            </w:r>
            <w:r>
              <w:rPr>
                <w:rFonts w:ascii="宋体" w:hAnsi="宋体" w:hint="eastAsia"/>
                <w:sz w:val="24"/>
              </w:rPr>
              <w:t>月：</w:t>
            </w:r>
          </w:p>
          <w:p w14:paraId="3B51282D" w14:textId="77777777" w:rsidR="007054FF" w:rsidRDefault="00402A0C">
            <w:pPr>
              <w:spacing w:line="480" w:lineRule="exact"/>
              <w:ind w:firstLineChars="200" w:firstLine="480"/>
              <w:rPr>
                <w:rFonts w:ascii="宋体" w:hAnsi="宋体" w:hint="eastAsia"/>
                <w:sz w:val="24"/>
              </w:rPr>
            </w:pPr>
            <w:r>
              <w:rPr>
                <w:rFonts w:ascii="宋体" w:hAnsi="宋体"/>
                <w:sz w:val="24"/>
              </w:rPr>
              <w:t>对之前的研究内容进行集成，</w:t>
            </w:r>
            <w:r>
              <w:rPr>
                <w:rFonts w:ascii="宋体" w:hAnsi="宋体" w:hint="eastAsia"/>
                <w:sz w:val="24"/>
              </w:rPr>
              <w:t>围绕春运、国庆等典型场景，开展算法研发、模拟试验验证；编写项目研究报告，准备结题。</w:t>
            </w:r>
          </w:p>
          <w:p w14:paraId="337F0CDB" w14:textId="77777777" w:rsidR="007054FF" w:rsidRDefault="00402A0C">
            <w:pPr>
              <w:spacing w:line="480" w:lineRule="exact"/>
              <w:ind w:firstLineChars="200" w:firstLine="480"/>
              <w:rPr>
                <w:rFonts w:ascii="宋体" w:hAnsi="宋体" w:hint="eastAsia"/>
                <w:sz w:val="24"/>
              </w:rPr>
            </w:pPr>
            <w:r>
              <w:rPr>
                <w:rFonts w:ascii="宋体" w:hAnsi="宋体" w:hint="eastAsia"/>
                <w:sz w:val="24"/>
              </w:rPr>
              <w:t>考核目标：项目研究报告1份。</w:t>
            </w:r>
          </w:p>
          <w:p w14:paraId="2C1D047A" w14:textId="77777777" w:rsidR="007054FF" w:rsidRDefault="00402A0C">
            <w:pPr>
              <w:spacing w:line="480" w:lineRule="exact"/>
              <w:ind w:firstLineChars="200" w:firstLine="480"/>
              <w:rPr>
                <w:rFonts w:ascii="宋体" w:hAnsi="宋体" w:hint="eastAsia"/>
                <w:sz w:val="24"/>
              </w:rPr>
            </w:pPr>
            <w:r>
              <w:rPr>
                <w:rFonts w:ascii="宋体" w:hAnsi="宋体" w:hint="eastAsia"/>
                <w:sz w:val="24"/>
              </w:rPr>
              <w:t>交付文档：项目研究报告1份。</w:t>
            </w:r>
          </w:p>
        </w:tc>
      </w:tr>
    </w:tbl>
    <w:p w14:paraId="1D75883A" w14:textId="77777777" w:rsidR="007054FF" w:rsidRDefault="007054FF">
      <w:pPr>
        <w:adjustRightInd w:val="0"/>
        <w:snapToGrid w:val="0"/>
        <w:spacing w:line="480" w:lineRule="atLeast"/>
        <w:rPr>
          <w:sz w:val="24"/>
        </w:rPr>
      </w:pPr>
    </w:p>
    <w:p w14:paraId="40F7D8D6" w14:textId="77777777" w:rsidR="007054FF" w:rsidRDefault="007054FF">
      <w:pPr>
        <w:adjustRightInd w:val="0"/>
        <w:snapToGrid w:val="0"/>
        <w:spacing w:line="480" w:lineRule="atLeast"/>
        <w:rPr>
          <w:b/>
          <w:sz w:val="24"/>
        </w:rPr>
        <w:sectPr w:rsidR="007054FF">
          <w:headerReference w:type="default" r:id="rId7"/>
          <w:footerReference w:type="default" r:id="rId8"/>
          <w:pgSz w:w="11907" w:h="16840"/>
          <w:pgMar w:top="1588" w:right="1467" w:bottom="1418" w:left="1701" w:header="1191" w:footer="1021" w:gutter="0"/>
          <w:cols w:space="720"/>
          <w:docGrid w:type="lines" w:linePitch="550" w:charSpace="-614"/>
        </w:sectPr>
      </w:pPr>
    </w:p>
    <w:p w14:paraId="7F465351" w14:textId="77777777" w:rsidR="007054FF" w:rsidRDefault="00402A0C">
      <w:pPr>
        <w:adjustRightInd w:val="0"/>
        <w:snapToGrid w:val="0"/>
        <w:spacing w:beforeLines="50" w:before="275" w:line="480" w:lineRule="atLeast"/>
        <w:rPr>
          <w:b/>
          <w:sz w:val="24"/>
        </w:rPr>
      </w:pPr>
      <w:r>
        <w:rPr>
          <w:rFonts w:hint="eastAsia"/>
          <w:b/>
          <w:sz w:val="24"/>
        </w:rPr>
        <w:lastRenderedPageBreak/>
        <w:t xml:space="preserve">5. </w:t>
      </w:r>
      <w:r>
        <w:rPr>
          <w:rFonts w:hint="eastAsia"/>
          <w:b/>
          <w:sz w:val="24"/>
        </w:rPr>
        <w:t>参加部门及人员组成</w:t>
      </w:r>
    </w:p>
    <w:tbl>
      <w:tblPr>
        <w:tblW w:w="9214" w:type="dxa"/>
        <w:tblInd w:w="-114"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103"/>
        <w:gridCol w:w="1733"/>
        <w:gridCol w:w="708"/>
        <w:gridCol w:w="4422"/>
        <w:gridCol w:w="1248"/>
      </w:tblGrid>
      <w:tr w:rsidR="007054FF" w14:paraId="0B8B2B74" w14:textId="77777777">
        <w:tc>
          <w:tcPr>
            <w:tcW w:w="3544" w:type="dxa"/>
            <w:gridSpan w:val="3"/>
            <w:tcMar>
              <w:left w:w="28" w:type="dxa"/>
            </w:tcMar>
            <w:vAlign w:val="center"/>
          </w:tcPr>
          <w:p w14:paraId="47F758DD" w14:textId="77777777" w:rsidR="007054FF" w:rsidRDefault="00402A0C">
            <w:pPr>
              <w:adjustRightInd w:val="0"/>
              <w:jc w:val="center"/>
              <w:rPr>
                <w:b/>
                <w:sz w:val="24"/>
              </w:rPr>
            </w:pPr>
            <w:r>
              <w:rPr>
                <w:rFonts w:hint="eastAsia"/>
                <w:b/>
                <w:sz w:val="24"/>
              </w:rPr>
              <w:t>参加部门</w:t>
            </w:r>
          </w:p>
        </w:tc>
        <w:tc>
          <w:tcPr>
            <w:tcW w:w="4422" w:type="dxa"/>
            <w:tcMar>
              <w:left w:w="28" w:type="dxa"/>
            </w:tcMar>
            <w:vAlign w:val="center"/>
          </w:tcPr>
          <w:p w14:paraId="7718FBA9" w14:textId="77777777" w:rsidR="007054FF" w:rsidRDefault="00402A0C">
            <w:pPr>
              <w:adjustRightInd w:val="0"/>
              <w:jc w:val="center"/>
              <w:rPr>
                <w:b/>
                <w:sz w:val="24"/>
              </w:rPr>
            </w:pPr>
            <w:r>
              <w:rPr>
                <w:rFonts w:hint="eastAsia"/>
                <w:b/>
                <w:sz w:val="24"/>
              </w:rPr>
              <w:t>任务及分工</w:t>
            </w:r>
          </w:p>
        </w:tc>
        <w:tc>
          <w:tcPr>
            <w:tcW w:w="1248" w:type="dxa"/>
            <w:tcMar>
              <w:left w:w="28" w:type="dxa"/>
            </w:tcMar>
            <w:vAlign w:val="center"/>
          </w:tcPr>
          <w:p w14:paraId="147B7962" w14:textId="77777777" w:rsidR="007054FF" w:rsidRDefault="00402A0C">
            <w:pPr>
              <w:adjustRightInd w:val="0"/>
              <w:spacing w:line="300" w:lineRule="exact"/>
              <w:jc w:val="center"/>
              <w:rPr>
                <w:b/>
                <w:sz w:val="24"/>
              </w:rPr>
            </w:pPr>
            <w:r>
              <w:rPr>
                <w:rFonts w:hint="eastAsia"/>
                <w:b/>
                <w:sz w:val="24"/>
              </w:rPr>
              <w:t>经费分配</w:t>
            </w:r>
          </w:p>
          <w:p w14:paraId="5FEC6929" w14:textId="77777777" w:rsidR="007054FF" w:rsidRDefault="00402A0C">
            <w:pPr>
              <w:adjustRightInd w:val="0"/>
              <w:spacing w:line="300" w:lineRule="exact"/>
              <w:jc w:val="center"/>
              <w:rPr>
                <w:b/>
                <w:sz w:val="24"/>
              </w:rPr>
            </w:pPr>
            <w:r>
              <w:rPr>
                <w:rFonts w:hint="eastAsia"/>
                <w:b/>
                <w:sz w:val="24"/>
              </w:rPr>
              <w:t>(</w:t>
            </w:r>
            <w:r>
              <w:rPr>
                <w:rFonts w:hint="eastAsia"/>
                <w:b/>
                <w:sz w:val="24"/>
              </w:rPr>
              <w:t>万元</w:t>
            </w:r>
            <w:r>
              <w:rPr>
                <w:rFonts w:hint="eastAsia"/>
                <w:b/>
                <w:sz w:val="24"/>
              </w:rPr>
              <w:t>)</w:t>
            </w:r>
          </w:p>
        </w:tc>
      </w:tr>
      <w:tr w:rsidR="007054FF" w14:paraId="2883C631" w14:textId="77777777">
        <w:tc>
          <w:tcPr>
            <w:tcW w:w="3544" w:type="dxa"/>
            <w:gridSpan w:val="3"/>
            <w:tcMar>
              <w:left w:w="28" w:type="dxa"/>
            </w:tcMar>
            <w:vAlign w:val="center"/>
          </w:tcPr>
          <w:p w14:paraId="750EC7A5" w14:textId="77777777" w:rsidR="007054FF" w:rsidRDefault="00402A0C">
            <w:pPr>
              <w:rPr>
                <w:color w:val="000000"/>
                <w:sz w:val="22"/>
                <w:szCs w:val="22"/>
              </w:rPr>
            </w:pPr>
            <w:bookmarkStart w:id="8" w:name="项目组人员表"/>
            <w:bookmarkEnd w:id="8"/>
            <w:r>
              <w:rPr>
                <w:color w:val="000000"/>
                <w:sz w:val="22"/>
                <w:szCs w:val="22"/>
              </w:rPr>
              <w:t>北京经纬信息技术有限公司</w:t>
            </w:r>
          </w:p>
        </w:tc>
        <w:tc>
          <w:tcPr>
            <w:tcW w:w="4422" w:type="dxa"/>
            <w:tcMar>
              <w:left w:w="28" w:type="dxa"/>
            </w:tcMar>
            <w:vAlign w:val="center"/>
          </w:tcPr>
          <w:p w14:paraId="530E0238" w14:textId="77777777" w:rsidR="007054FF" w:rsidRDefault="00402A0C">
            <w:pPr>
              <w:rPr>
                <w:rFonts w:ascii="宋体" w:hAnsi="宋体" w:cs="宋体" w:hint="eastAsia"/>
                <w:color w:val="000000"/>
                <w:sz w:val="22"/>
                <w:szCs w:val="22"/>
              </w:rPr>
            </w:pPr>
            <w:r>
              <w:rPr>
                <w:rFonts w:ascii="宋体" w:hAnsi="宋体" w:cs="宋体" w:hint="eastAsia"/>
                <w:color w:val="000000"/>
                <w:sz w:val="22"/>
                <w:szCs w:val="22"/>
              </w:rPr>
              <w:t>关键技术研究</w:t>
            </w:r>
          </w:p>
        </w:tc>
        <w:tc>
          <w:tcPr>
            <w:tcW w:w="1248" w:type="dxa"/>
            <w:tcMar>
              <w:left w:w="28" w:type="dxa"/>
            </w:tcMar>
            <w:vAlign w:val="center"/>
          </w:tcPr>
          <w:p w14:paraId="5B781328" w14:textId="77777777" w:rsidR="007054FF" w:rsidRDefault="00402A0C">
            <w:pPr>
              <w:adjustRightInd w:val="0"/>
              <w:jc w:val="center"/>
              <w:rPr>
                <w:sz w:val="24"/>
              </w:rPr>
            </w:pPr>
            <w:r>
              <w:rPr>
                <w:rFonts w:hint="eastAsia"/>
                <w:sz w:val="24"/>
              </w:rPr>
              <w:t>5</w:t>
            </w:r>
            <w:r>
              <w:rPr>
                <w:sz w:val="24"/>
              </w:rPr>
              <w:t>80.0</w:t>
            </w:r>
          </w:p>
        </w:tc>
      </w:tr>
      <w:tr w:rsidR="007054FF" w14:paraId="0CE93695" w14:textId="77777777">
        <w:tc>
          <w:tcPr>
            <w:tcW w:w="1103" w:type="dxa"/>
            <w:tcMar>
              <w:left w:w="28" w:type="dxa"/>
            </w:tcMar>
            <w:vAlign w:val="center"/>
          </w:tcPr>
          <w:p w14:paraId="6257056A" w14:textId="77777777" w:rsidR="007054FF" w:rsidRDefault="00402A0C">
            <w:pPr>
              <w:adjustRightInd w:val="0"/>
              <w:jc w:val="center"/>
              <w:rPr>
                <w:b/>
                <w:sz w:val="24"/>
              </w:rPr>
            </w:pPr>
            <w:r>
              <w:rPr>
                <w:rFonts w:hint="eastAsia"/>
                <w:b/>
                <w:sz w:val="24"/>
              </w:rPr>
              <w:t>姓名</w:t>
            </w:r>
          </w:p>
        </w:tc>
        <w:tc>
          <w:tcPr>
            <w:tcW w:w="1733" w:type="dxa"/>
            <w:tcMar>
              <w:left w:w="28" w:type="dxa"/>
            </w:tcMar>
            <w:vAlign w:val="center"/>
          </w:tcPr>
          <w:p w14:paraId="3F779584" w14:textId="77777777" w:rsidR="007054FF" w:rsidRDefault="00402A0C">
            <w:pPr>
              <w:adjustRightInd w:val="0"/>
              <w:jc w:val="center"/>
              <w:rPr>
                <w:b/>
                <w:sz w:val="24"/>
              </w:rPr>
            </w:pPr>
            <w:r>
              <w:rPr>
                <w:rFonts w:hint="eastAsia"/>
                <w:b/>
                <w:sz w:val="24"/>
              </w:rPr>
              <w:t>职称</w:t>
            </w:r>
          </w:p>
        </w:tc>
        <w:tc>
          <w:tcPr>
            <w:tcW w:w="708" w:type="dxa"/>
            <w:tcMar>
              <w:left w:w="28" w:type="dxa"/>
            </w:tcMar>
            <w:vAlign w:val="center"/>
          </w:tcPr>
          <w:p w14:paraId="69AFB2E8" w14:textId="77777777" w:rsidR="007054FF" w:rsidRDefault="00402A0C">
            <w:pPr>
              <w:adjustRightInd w:val="0"/>
              <w:jc w:val="center"/>
              <w:rPr>
                <w:b/>
                <w:sz w:val="24"/>
              </w:rPr>
            </w:pPr>
            <w:r>
              <w:rPr>
                <w:rFonts w:hint="eastAsia"/>
                <w:b/>
                <w:sz w:val="24"/>
              </w:rPr>
              <w:t>年龄</w:t>
            </w:r>
          </w:p>
        </w:tc>
        <w:tc>
          <w:tcPr>
            <w:tcW w:w="4422" w:type="dxa"/>
            <w:tcMar>
              <w:left w:w="28" w:type="dxa"/>
            </w:tcMar>
            <w:vAlign w:val="center"/>
          </w:tcPr>
          <w:p w14:paraId="146F52D7" w14:textId="77777777" w:rsidR="007054FF" w:rsidRDefault="00402A0C">
            <w:pPr>
              <w:adjustRightInd w:val="0"/>
              <w:jc w:val="center"/>
              <w:rPr>
                <w:b/>
                <w:sz w:val="24"/>
              </w:rPr>
            </w:pPr>
            <w:r>
              <w:rPr>
                <w:rFonts w:hint="eastAsia"/>
                <w:b/>
                <w:sz w:val="24"/>
              </w:rPr>
              <w:t>工作任务及分工</w:t>
            </w:r>
          </w:p>
        </w:tc>
        <w:tc>
          <w:tcPr>
            <w:tcW w:w="1248" w:type="dxa"/>
            <w:tcMar>
              <w:left w:w="28" w:type="dxa"/>
            </w:tcMar>
            <w:vAlign w:val="center"/>
          </w:tcPr>
          <w:p w14:paraId="0DC9AC71" w14:textId="77777777" w:rsidR="007054FF" w:rsidRDefault="00402A0C">
            <w:pPr>
              <w:adjustRightInd w:val="0"/>
              <w:jc w:val="center"/>
              <w:rPr>
                <w:b/>
                <w:sz w:val="24"/>
              </w:rPr>
            </w:pPr>
            <w:r>
              <w:rPr>
                <w:rFonts w:hint="eastAsia"/>
                <w:b/>
                <w:sz w:val="24"/>
              </w:rPr>
              <w:t>全时率％</w:t>
            </w:r>
          </w:p>
        </w:tc>
      </w:tr>
      <w:tr w:rsidR="007054FF" w14:paraId="1C8CA504" w14:textId="77777777">
        <w:tc>
          <w:tcPr>
            <w:tcW w:w="1103" w:type="dxa"/>
            <w:tcMar>
              <w:left w:w="28" w:type="dxa"/>
            </w:tcMar>
          </w:tcPr>
          <w:p w14:paraId="69DFA933" w14:textId="77777777" w:rsidR="007054FF" w:rsidRDefault="00402A0C">
            <w:pPr>
              <w:jc w:val="center"/>
              <w:rPr>
                <w:rFonts w:ascii="宋体" w:hAnsi="宋体" w:cs="宋体" w:hint="eastAsia"/>
                <w:color w:val="000000"/>
                <w:sz w:val="22"/>
                <w:szCs w:val="22"/>
              </w:rPr>
            </w:pPr>
            <w:r>
              <w:rPr>
                <w:rFonts w:ascii="宋体" w:hAnsi="宋体" w:cs="宋体" w:hint="eastAsia"/>
                <w:color w:val="000000"/>
                <w:sz w:val="22"/>
                <w:szCs w:val="22"/>
              </w:rPr>
              <w:t>李超</w:t>
            </w:r>
          </w:p>
        </w:tc>
        <w:tc>
          <w:tcPr>
            <w:tcW w:w="1733" w:type="dxa"/>
            <w:tcMar>
              <w:left w:w="28" w:type="dxa"/>
            </w:tcMar>
          </w:tcPr>
          <w:p w14:paraId="446AF6C6" w14:textId="77777777" w:rsidR="007054FF" w:rsidRDefault="00402A0C">
            <w:pPr>
              <w:jc w:val="center"/>
              <w:rPr>
                <w:rFonts w:ascii="宋体" w:hAnsi="宋体" w:cs="宋体" w:hint="eastAsia"/>
                <w:color w:val="000000"/>
                <w:sz w:val="22"/>
                <w:szCs w:val="22"/>
              </w:rPr>
            </w:pPr>
            <w:r>
              <w:rPr>
                <w:rFonts w:ascii="宋体" w:hAnsi="宋体" w:cs="宋体" w:hint="eastAsia"/>
                <w:color w:val="000000"/>
                <w:sz w:val="22"/>
                <w:szCs w:val="22"/>
              </w:rPr>
              <w:t>研究员</w:t>
            </w:r>
          </w:p>
        </w:tc>
        <w:tc>
          <w:tcPr>
            <w:tcW w:w="708" w:type="dxa"/>
            <w:tcMar>
              <w:left w:w="28" w:type="dxa"/>
            </w:tcMar>
            <w:vAlign w:val="center"/>
          </w:tcPr>
          <w:p w14:paraId="5689DD53" w14:textId="77777777" w:rsidR="007054FF" w:rsidRDefault="00402A0C">
            <w:pPr>
              <w:jc w:val="center"/>
              <w:rPr>
                <w:rFonts w:ascii="宋体" w:hAnsi="宋体" w:cs="宋体" w:hint="eastAsia"/>
                <w:color w:val="000000"/>
                <w:sz w:val="22"/>
                <w:szCs w:val="22"/>
              </w:rPr>
            </w:pPr>
            <w:r>
              <w:rPr>
                <w:rFonts w:ascii="宋体" w:hAnsi="宋体" w:cs="宋体" w:hint="eastAsia"/>
                <w:color w:val="000000"/>
                <w:sz w:val="22"/>
                <w:szCs w:val="22"/>
              </w:rPr>
              <w:t>44</w:t>
            </w:r>
          </w:p>
        </w:tc>
        <w:tc>
          <w:tcPr>
            <w:tcW w:w="4422" w:type="dxa"/>
            <w:tcMar>
              <w:left w:w="28" w:type="dxa"/>
            </w:tcMar>
          </w:tcPr>
          <w:p w14:paraId="01FC995D" w14:textId="77777777" w:rsidR="007054FF" w:rsidRDefault="00402A0C">
            <w:pPr>
              <w:rPr>
                <w:rFonts w:ascii="宋体" w:hAnsi="宋体" w:cs="宋体" w:hint="eastAsia"/>
                <w:color w:val="000000"/>
                <w:sz w:val="22"/>
                <w:szCs w:val="22"/>
              </w:rPr>
            </w:pPr>
            <w:r>
              <w:rPr>
                <w:rFonts w:ascii="宋体" w:hAnsi="宋体" w:cs="宋体" w:hint="eastAsia"/>
                <w:color w:val="000000"/>
                <w:sz w:val="22"/>
                <w:szCs w:val="22"/>
              </w:rPr>
              <w:t>总体负责和技术研究</w:t>
            </w:r>
          </w:p>
        </w:tc>
        <w:tc>
          <w:tcPr>
            <w:tcW w:w="1248" w:type="dxa"/>
            <w:tcMar>
              <w:left w:w="28" w:type="dxa"/>
            </w:tcMar>
          </w:tcPr>
          <w:p w14:paraId="529440F4"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50%</w:t>
            </w:r>
          </w:p>
        </w:tc>
      </w:tr>
      <w:tr w:rsidR="007054FF" w14:paraId="0FB20F43" w14:textId="77777777">
        <w:tc>
          <w:tcPr>
            <w:tcW w:w="1103" w:type="dxa"/>
            <w:tcMar>
              <w:left w:w="28" w:type="dxa"/>
            </w:tcMar>
          </w:tcPr>
          <w:p w14:paraId="5AA342CC" w14:textId="77777777" w:rsidR="007054FF" w:rsidRDefault="00402A0C">
            <w:pPr>
              <w:jc w:val="center"/>
              <w:rPr>
                <w:rFonts w:ascii="宋体" w:hAnsi="宋体" w:cs="宋体" w:hint="eastAsia"/>
                <w:color w:val="000000"/>
                <w:sz w:val="22"/>
                <w:szCs w:val="22"/>
              </w:rPr>
            </w:pPr>
            <w:r>
              <w:rPr>
                <w:rFonts w:ascii="宋体" w:hAnsi="宋体" w:cs="宋体" w:hint="eastAsia"/>
                <w:color w:val="000000"/>
                <w:sz w:val="22"/>
                <w:szCs w:val="22"/>
              </w:rPr>
              <w:t>吴兴华</w:t>
            </w:r>
          </w:p>
        </w:tc>
        <w:tc>
          <w:tcPr>
            <w:tcW w:w="1733" w:type="dxa"/>
            <w:tcMar>
              <w:left w:w="28" w:type="dxa"/>
            </w:tcMar>
          </w:tcPr>
          <w:p w14:paraId="44467CBA" w14:textId="77777777" w:rsidR="007054FF" w:rsidRDefault="00402A0C">
            <w:pPr>
              <w:jc w:val="center"/>
              <w:rPr>
                <w:rFonts w:ascii="宋体" w:hAnsi="宋体" w:cs="宋体" w:hint="eastAsia"/>
                <w:color w:val="000000"/>
                <w:sz w:val="22"/>
                <w:szCs w:val="22"/>
              </w:rPr>
            </w:pPr>
            <w:r>
              <w:rPr>
                <w:rFonts w:ascii="宋体" w:hAnsi="宋体" w:cs="宋体" w:hint="eastAsia"/>
                <w:color w:val="000000"/>
                <w:sz w:val="22"/>
                <w:szCs w:val="22"/>
              </w:rPr>
              <w:t>副研究员</w:t>
            </w:r>
          </w:p>
        </w:tc>
        <w:tc>
          <w:tcPr>
            <w:tcW w:w="708" w:type="dxa"/>
            <w:tcMar>
              <w:left w:w="28" w:type="dxa"/>
            </w:tcMar>
            <w:vAlign w:val="center"/>
          </w:tcPr>
          <w:p w14:paraId="5F2BC5A2" w14:textId="77777777" w:rsidR="007054FF" w:rsidRDefault="00402A0C">
            <w:pPr>
              <w:jc w:val="center"/>
              <w:rPr>
                <w:rFonts w:ascii="宋体" w:hAnsi="宋体" w:cs="宋体" w:hint="eastAsia"/>
                <w:color w:val="000000"/>
                <w:sz w:val="22"/>
                <w:szCs w:val="22"/>
              </w:rPr>
            </w:pPr>
            <w:r>
              <w:rPr>
                <w:rFonts w:ascii="宋体" w:hAnsi="宋体" w:cs="宋体" w:hint="eastAsia"/>
                <w:color w:val="000000"/>
                <w:sz w:val="22"/>
                <w:szCs w:val="22"/>
              </w:rPr>
              <w:t>41</w:t>
            </w:r>
          </w:p>
        </w:tc>
        <w:tc>
          <w:tcPr>
            <w:tcW w:w="4422" w:type="dxa"/>
            <w:tcMar>
              <w:left w:w="28" w:type="dxa"/>
            </w:tcMar>
          </w:tcPr>
          <w:p w14:paraId="2D49BE6E" w14:textId="77777777" w:rsidR="007054FF" w:rsidRDefault="00402A0C">
            <w:pPr>
              <w:rPr>
                <w:rFonts w:ascii="宋体" w:hAnsi="宋体" w:cs="宋体" w:hint="eastAsia"/>
                <w:color w:val="000000"/>
                <w:sz w:val="22"/>
                <w:szCs w:val="22"/>
              </w:rPr>
            </w:pPr>
            <w:r>
              <w:rPr>
                <w:rFonts w:ascii="宋体" w:hAnsi="宋体" w:cs="宋体" w:hint="eastAsia"/>
                <w:color w:val="000000"/>
                <w:sz w:val="22"/>
                <w:szCs w:val="22"/>
              </w:rPr>
              <w:t>关键技术研究</w:t>
            </w:r>
          </w:p>
        </w:tc>
        <w:tc>
          <w:tcPr>
            <w:tcW w:w="1248" w:type="dxa"/>
            <w:tcMar>
              <w:left w:w="28" w:type="dxa"/>
            </w:tcMar>
          </w:tcPr>
          <w:p w14:paraId="011B4EFE"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25%</w:t>
            </w:r>
          </w:p>
        </w:tc>
      </w:tr>
      <w:tr w:rsidR="007054FF" w14:paraId="35A1C19D" w14:textId="77777777">
        <w:tc>
          <w:tcPr>
            <w:tcW w:w="1103" w:type="dxa"/>
            <w:tcMar>
              <w:left w:w="28" w:type="dxa"/>
            </w:tcMar>
          </w:tcPr>
          <w:p w14:paraId="3D003E87" w14:textId="77777777" w:rsidR="007054FF" w:rsidRDefault="00402A0C">
            <w:pPr>
              <w:jc w:val="center"/>
              <w:rPr>
                <w:rFonts w:ascii="宋体" w:hAnsi="宋体" w:cs="宋体" w:hint="eastAsia"/>
                <w:color w:val="000000"/>
                <w:sz w:val="22"/>
                <w:szCs w:val="22"/>
              </w:rPr>
            </w:pPr>
            <w:r>
              <w:rPr>
                <w:rFonts w:ascii="宋体" w:hAnsi="宋体" w:cs="宋体" w:hint="eastAsia"/>
                <w:color w:val="000000"/>
                <w:sz w:val="22"/>
                <w:szCs w:val="22"/>
              </w:rPr>
              <w:t>刘卫平</w:t>
            </w:r>
          </w:p>
        </w:tc>
        <w:tc>
          <w:tcPr>
            <w:tcW w:w="1733" w:type="dxa"/>
            <w:tcMar>
              <w:left w:w="28" w:type="dxa"/>
            </w:tcMar>
          </w:tcPr>
          <w:p w14:paraId="4D6BA76F" w14:textId="77777777" w:rsidR="007054FF" w:rsidRDefault="00402A0C">
            <w:pPr>
              <w:jc w:val="center"/>
              <w:rPr>
                <w:rFonts w:ascii="宋体" w:hAnsi="宋体" w:cs="宋体" w:hint="eastAsia"/>
                <w:color w:val="000000"/>
                <w:sz w:val="22"/>
                <w:szCs w:val="22"/>
              </w:rPr>
            </w:pPr>
            <w:r>
              <w:rPr>
                <w:rFonts w:ascii="宋体" w:hAnsi="宋体" w:cs="宋体" w:hint="eastAsia"/>
                <w:color w:val="000000"/>
                <w:sz w:val="22"/>
                <w:szCs w:val="22"/>
              </w:rPr>
              <w:t>副研究员</w:t>
            </w:r>
          </w:p>
        </w:tc>
        <w:tc>
          <w:tcPr>
            <w:tcW w:w="708" w:type="dxa"/>
            <w:tcMar>
              <w:left w:w="28" w:type="dxa"/>
            </w:tcMar>
            <w:vAlign w:val="center"/>
          </w:tcPr>
          <w:p w14:paraId="36031C26" w14:textId="77777777" w:rsidR="007054FF" w:rsidRDefault="00402A0C">
            <w:pPr>
              <w:jc w:val="center"/>
              <w:rPr>
                <w:rFonts w:ascii="宋体" w:hAnsi="宋体" w:cs="宋体" w:hint="eastAsia"/>
                <w:color w:val="000000"/>
                <w:sz w:val="22"/>
                <w:szCs w:val="22"/>
              </w:rPr>
            </w:pPr>
            <w:r>
              <w:rPr>
                <w:rFonts w:ascii="宋体" w:hAnsi="宋体" w:cs="宋体" w:hint="eastAsia"/>
                <w:color w:val="000000"/>
                <w:sz w:val="22"/>
                <w:szCs w:val="22"/>
              </w:rPr>
              <w:t>37</w:t>
            </w:r>
          </w:p>
        </w:tc>
        <w:tc>
          <w:tcPr>
            <w:tcW w:w="4422" w:type="dxa"/>
            <w:tcMar>
              <w:left w:w="28" w:type="dxa"/>
            </w:tcMar>
          </w:tcPr>
          <w:p w14:paraId="305BBAF1" w14:textId="77777777" w:rsidR="007054FF" w:rsidRDefault="00402A0C">
            <w:pPr>
              <w:rPr>
                <w:rFonts w:ascii="宋体" w:hAnsi="宋体" w:cs="宋体" w:hint="eastAsia"/>
                <w:color w:val="000000"/>
                <w:sz w:val="22"/>
                <w:szCs w:val="22"/>
              </w:rPr>
            </w:pPr>
            <w:r>
              <w:rPr>
                <w:rFonts w:ascii="宋体" w:hAnsi="宋体" w:cs="宋体" w:hint="eastAsia"/>
                <w:color w:val="000000"/>
                <w:sz w:val="22"/>
                <w:szCs w:val="22"/>
              </w:rPr>
              <w:t>关键技术研究、现场试验</w:t>
            </w:r>
          </w:p>
        </w:tc>
        <w:tc>
          <w:tcPr>
            <w:tcW w:w="1248" w:type="dxa"/>
            <w:tcMar>
              <w:left w:w="28" w:type="dxa"/>
            </w:tcMar>
          </w:tcPr>
          <w:p w14:paraId="4A1F80EC" w14:textId="77777777" w:rsidR="007054FF" w:rsidRDefault="00402A0C">
            <w:pPr>
              <w:jc w:val="center"/>
              <w:rPr>
                <w:rFonts w:ascii="宋体" w:hAnsi="宋体" w:cs="宋体" w:hint="eastAsia"/>
                <w:color w:val="000000"/>
                <w:sz w:val="22"/>
                <w:szCs w:val="22"/>
              </w:rPr>
            </w:pPr>
            <w:r>
              <w:rPr>
                <w:rFonts w:ascii="宋体" w:hAnsi="宋体" w:cs="宋体" w:hint="eastAsia"/>
                <w:color w:val="000000"/>
                <w:sz w:val="22"/>
                <w:szCs w:val="22"/>
              </w:rPr>
              <w:t>75%</w:t>
            </w:r>
          </w:p>
        </w:tc>
      </w:tr>
      <w:tr w:rsidR="007054FF" w14:paraId="3E00FA4C" w14:textId="77777777">
        <w:tc>
          <w:tcPr>
            <w:tcW w:w="1103" w:type="dxa"/>
            <w:tcMar>
              <w:left w:w="28" w:type="dxa"/>
            </w:tcMar>
          </w:tcPr>
          <w:p w14:paraId="198D82BF" w14:textId="77777777" w:rsidR="007054FF" w:rsidRDefault="00402A0C">
            <w:pPr>
              <w:jc w:val="center"/>
              <w:rPr>
                <w:rFonts w:ascii="宋体" w:hAnsi="宋体" w:cs="宋体" w:hint="eastAsia"/>
                <w:color w:val="000000"/>
                <w:sz w:val="22"/>
                <w:szCs w:val="22"/>
              </w:rPr>
            </w:pPr>
            <w:r>
              <w:rPr>
                <w:rFonts w:ascii="宋体" w:hAnsi="宋体" w:cs="宋体" w:hint="eastAsia"/>
                <w:color w:val="000000"/>
                <w:sz w:val="22"/>
                <w:szCs w:val="22"/>
              </w:rPr>
              <w:t>刘勇</w:t>
            </w:r>
          </w:p>
        </w:tc>
        <w:tc>
          <w:tcPr>
            <w:tcW w:w="1733" w:type="dxa"/>
            <w:tcMar>
              <w:left w:w="28" w:type="dxa"/>
            </w:tcMar>
          </w:tcPr>
          <w:p w14:paraId="64DDA3A4" w14:textId="77777777" w:rsidR="007054FF" w:rsidRDefault="00402A0C">
            <w:pPr>
              <w:jc w:val="center"/>
              <w:rPr>
                <w:rFonts w:ascii="宋体" w:hAnsi="宋体" w:cs="宋体" w:hint="eastAsia"/>
                <w:color w:val="000000"/>
                <w:sz w:val="22"/>
                <w:szCs w:val="22"/>
              </w:rPr>
            </w:pPr>
            <w:r>
              <w:rPr>
                <w:rFonts w:ascii="宋体" w:hAnsi="宋体" w:cs="宋体" w:hint="eastAsia"/>
                <w:color w:val="000000"/>
                <w:sz w:val="22"/>
                <w:szCs w:val="22"/>
              </w:rPr>
              <w:t>工程师</w:t>
            </w:r>
          </w:p>
        </w:tc>
        <w:tc>
          <w:tcPr>
            <w:tcW w:w="708" w:type="dxa"/>
            <w:tcMar>
              <w:left w:w="28" w:type="dxa"/>
            </w:tcMar>
            <w:vAlign w:val="center"/>
          </w:tcPr>
          <w:p w14:paraId="25DBA4A5" w14:textId="77777777" w:rsidR="007054FF" w:rsidRDefault="00402A0C">
            <w:pPr>
              <w:jc w:val="center"/>
              <w:rPr>
                <w:rFonts w:ascii="宋体" w:hAnsi="宋体" w:cs="宋体" w:hint="eastAsia"/>
                <w:color w:val="000000"/>
                <w:sz w:val="22"/>
                <w:szCs w:val="22"/>
              </w:rPr>
            </w:pPr>
            <w:r>
              <w:rPr>
                <w:rFonts w:ascii="宋体" w:hAnsi="宋体" w:cs="宋体" w:hint="eastAsia"/>
                <w:color w:val="000000"/>
                <w:sz w:val="22"/>
                <w:szCs w:val="22"/>
              </w:rPr>
              <w:t>39</w:t>
            </w:r>
          </w:p>
        </w:tc>
        <w:tc>
          <w:tcPr>
            <w:tcW w:w="4422" w:type="dxa"/>
            <w:tcMar>
              <w:left w:w="28" w:type="dxa"/>
            </w:tcMar>
          </w:tcPr>
          <w:p w14:paraId="76480E27" w14:textId="77777777" w:rsidR="007054FF" w:rsidRDefault="00402A0C">
            <w:pPr>
              <w:rPr>
                <w:rFonts w:ascii="宋体" w:hAnsi="宋体" w:cs="宋体" w:hint="eastAsia"/>
                <w:color w:val="000000"/>
                <w:sz w:val="22"/>
                <w:szCs w:val="22"/>
              </w:rPr>
            </w:pPr>
            <w:r>
              <w:rPr>
                <w:rFonts w:ascii="宋体" w:hAnsi="宋体" w:cs="宋体" w:hint="eastAsia"/>
                <w:color w:val="000000"/>
                <w:sz w:val="22"/>
                <w:szCs w:val="22"/>
              </w:rPr>
              <w:t>系统设计、研发</w:t>
            </w:r>
          </w:p>
        </w:tc>
        <w:tc>
          <w:tcPr>
            <w:tcW w:w="1248" w:type="dxa"/>
            <w:tcMar>
              <w:left w:w="28" w:type="dxa"/>
            </w:tcMar>
          </w:tcPr>
          <w:p w14:paraId="4553E18F" w14:textId="77777777" w:rsidR="007054FF" w:rsidRDefault="00402A0C">
            <w:pPr>
              <w:jc w:val="center"/>
              <w:rPr>
                <w:rFonts w:ascii="宋体" w:hAnsi="宋体" w:cs="宋体" w:hint="eastAsia"/>
                <w:color w:val="000000"/>
                <w:sz w:val="22"/>
                <w:szCs w:val="22"/>
              </w:rPr>
            </w:pPr>
            <w:r>
              <w:rPr>
                <w:rFonts w:ascii="宋体" w:hAnsi="宋体" w:cs="宋体" w:hint="eastAsia"/>
                <w:color w:val="000000"/>
                <w:sz w:val="22"/>
                <w:szCs w:val="22"/>
              </w:rPr>
              <w:t>100%</w:t>
            </w:r>
          </w:p>
        </w:tc>
      </w:tr>
      <w:tr w:rsidR="007054FF" w14:paraId="336C6A4B" w14:textId="77777777">
        <w:tc>
          <w:tcPr>
            <w:tcW w:w="1103" w:type="dxa"/>
            <w:tcMar>
              <w:left w:w="28" w:type="dxa"/>
            </w:tcMar>
          </w:tcPr>
          <w:p w14:paraId="468F1D29" w14:textId="77777777" w:rsidR="007054FF" w:rsidRDefault="00402A0C">
            <w:pPr>
              <w:jc w:val="center"/>
              <w:rPr>
                <w:rFonts w:ascii="宋体" w:hAnsi="宋体" w:cs="宋体" w:hint="eastAsia"/>
                <w:color w:val="000000"/>
                <w:sz w:val="22"/>
                <w:szCs w:val="22"/>
              </w:rPr>
            </w:pPr>
            <w:r>
              <w:rPr>
                <w:rFonts w:ascii="宋体" w:hAnsi="宋体" w:cs="宋体" w:hint="eastAsia"/>
                <w:color w:val="000000"/>
                <w:sz w:val="22"/>
                <w:szCs w:val="22"/>
              </w:rPr>
              <w:t>杨栋</w:t>
            </w:r>
          </w:p>
        </w:tc>
        <w:tc>
          <w:tcPr>
            <w:tcW w:w="1733" w:type="dxa"/>
            <w:tcMar>
              <w:left w:w="28" w:type="dxa"/>
            </w:tcMar>
          </w:tcPr>
          <w:p w14:paraId="7B5E88C7" w14:textId="77777777" w:rsidR="007054FF" w:rsidRDefault="00402A0C">
            <w:pPr>
              <w:jc w:val="center"/>
              <w:rPr>
                <w:rFonts w:ascii="宋体" w:hAnsi="宋体" w:cs="宋体" w:hint="eastAsia"/>
                <w:color w:val="000000"/>
                <w:sz w:val="22"/>
                <w:szCs w:val="22"/>
              </w:rPr>
            </w:pPr>
            <w:r>
              <w:rPr>
                <w:rFonts w:ascii="宋体" w:hAnsi="宋体" w:cs="宋体" w:hint="eastAsia"/>
                <w:color w:val="000000"/>
                <w:sz w:val="22"/>
                <w:szCs w:val="22"/>
              </w:rPr>
              <w:t>副研究员</w:t>
            </w:r>
          </w:p>
        </w:tc>
        <w:tc>
          <w:tcPr>
            <w:tcW w:w="708" w:type="dxa"/>
            <w:tcMar>
              <w:left w:w="28" w:type="dxa"/>
            </w:tcMar>
            <w:vAlign w:val="center"/>
          </w:tcPr>
          <w:p w14:paraId="74B24728" w14:textId="77777777" w:rsidR="007054FF" w:rsidRDefault="00402A0C">
            <w:pPr>
              <w:jc w:val="center"/>
              <w:rPr>
                <w:rFonts w:ascii="宋体" w:hAnsi="宋体" w:cs="宋体" w:hint="eastAsia"/>
                <w:color w:val="000000"/>
                <w:sz w:val="22"/>
                <w:szCs w:val="22"/>
              </w:rPr>
            </w:pPr>
            <w:r>
              <w:rPr>
                <w:rFonts w:ascii="宋体" w:hAnsi="宋体" w:cs="宋体" w:hint="eastAsia"/>
                <w:color w:val="000000"/>
                <w:sz w:val="22"/>
                <w:szCs w:val="22"/>
              </w:rPr>
              <w:t>33</w:t>
            </w:r>
          </w:p>
        </w:tc>
        <w:tc>
          <w:tcPr>
            <w:tcW w:w="4422" w:type="dxa"/>
            <w:tcMar>
              <w:left w:w="28" w:type="dxa"/>
            </w:tcMar>
          </w:tcPr>
          <w:p w14:paraId="7660B5F3" w14:textId="77777777" w:rsidR="007054FF" w:rsidRDefault="00402A0C">
            <w:pPr>
              <w:rPr>
                <w:rFonts w:ascii="宋体" w:hAnsi="宋体" w:cs="宋体" w:hint="eastAsia"/>
                <w:color w:val="000000"/>
                <w:sz w:val="22"/>
                <w:szCs w:val="22"/>
              </w:rPr>
            </w:pPr>
            <w:r>
              <w:rPr>
                <w:rFonts w:ascii="宋体" w:hAnsi="宋体" w:cs="宋体" w:hint="eastAsia"/>
                <w:color w:val="000000"/>
                <w:sz w:val="22"/>
                <w:szCs w:val="22"/>
              </w:rPr>
              <w:t>关键技术研究、现场试验</w:t>
            </w:r>
          </w:p>
        </w:tc>
        <w:tc>
          <w:tcPr>
            <w:tcW w:w="1248" w:type="dxa"/>
            <w:tcMar>
              <w:left w:w="28" w:type="dxa"/>
            </w:tcMar>
          </w:tcPr>
          <w:p w14:paraId="7731252F" w14:textId="77777777" w:rsidR="007054FF" w:rsidRDefault="00402A0C">
            <w:pPr>
              <w:jc w:val="center"/>
              <w:rPr>
                <w:rFonts w:ascii="宋体" w:hAnsi="宋体" w:cs="宋体" w:hint="eastAsia"/>
                <w:color w:val="000000"/>
                <w:sz w:val="22"/>
                <w:szCs w:val="22"/>
              </w:rPr>
            </w:pPr>
            <w:r>
              <w:rPr>
                <w:rFonts w:ascii="宋体" w:hAnsi="宋体" w:cs="宋体" w:hint="eastAsia"/>
                <w:color w:val="000000"/>
                <w:sz w:val="22"/>
                <w:szCs w:val="22"/>
              </w:rPr>
              <w:t>75%</w:t>
            </w:r>
          </w:p>
        </w:tc>
      </w:tr>
      <w:tr w:rsidR="007054FF" w14:paraId="6039F904" w14:textId="77777777">
        <w:tc>
          <w:tcPr>
            <w:tcW w:w="1103" w:type="dxa"/>
            <w:tcMar>
              <w:left w:w="28" w:type="dxa"/>
            </w:tcMar>
          </w:tcPr>
          <w:p w14:paraId="6136A094" w14:textId="77777777" w:rsidR="007054FF" w:rsidRDefault="00402A0C">
            <w:pPr>
              <w:jc w:val="center"/>
              <w:rPr>
                <w:rFonts w:ascii="宋体" w:hAnsi="宋体" w:cs="宋体" w:hint="eastAsia"/>
                <w:color w:val="000000"/>
                <w:sz w:val="22"/>
                <w:szCs w:val="22"/>
              </w:rPr>
            </w:pPr>
            <w:r>
              <w:rPr>
                <w:rFonts w:ascii="宋体" w:hAnsi="宋体" w:cs="宋体" w:hint="eastAsia"/>
                <w:color w:val="000000"/>
                <w:sz w:val="22"/>
                <w:szCs w:val="22"/>
              </w:rPr>
              <w:t>刘硕研</w:t>
            </w:r>
          </w:p>
        </w:tc>
        <w:tc>
          <w:tcPr>
            <w:tcW w:w="1733" w:type="dxa"/>
            <w:tcMar>
              <w:left w:w="28" w:type="dxa"/>
            </w:tcMar>
          </w:tcPr>
          <w:p w14:paraId="07BB25BC" w14:textId="77777777" w:rsidR="007054FF" w:rsidRDefault="00402A0C">
            <w:pPr>
              <w:jc w:val="center"/>
              <w:rPr>
                <w:rFonts w:ascii="宋体" w:hAnsi="宋体" w:cs="宋体" w:hint="eastAsia"/>
                <w:color w:val="000000"/>
                <w:sz w:val="22"/>
                <w:szCs w:val="22"/>
              </w:rPr>
            </w:pPr>
            <w:r>
              <w:rPr>
                <w:rFonts w:ascii="宋体" w:hAnsi="宋体" w:cs="宋体" w:hint="eastAsia"/>
                <w:color w:val="000000"/>
                <w:sz w:val="22"/>
                <w:szCs w:val="22"/>
              </w:rPr>
              <w:t>研究员</w:t>
            </w:r>
          </w:p>
        </w:tc>
        <w:tc>
          <w:tcPr>
            <w:tcW w:w="708" w:type="dxa"/>
            <w:tcMar>
              <w:left w:w="28" w:type="dxa"/>
            </w:tcMar>
            <w:vAlign w:val="center"/>
          </w:tcPr>
          <w:p w14:paraId="31A35A37" w14:textId="77777777" w:rsidR="007054FF" w:rsidRDefault="00402A0C">
            <w:pPr>
              <w:jc w:val="center"/>
              <w:rPr>
                <w:rFonts w:ascii="宋体" w:hAnsi="宋体" w:cs="宋体" w:hint="eastAsia"/>
                <w:color w:val="000000"/>
                <w:sz w:val="22"/>
                <w:szCs w:val="22"/>
              </w:rPr>
            </w:pPr>
            <w:r>
              <w:rPr>
                <w:rFonts w:ascii="宋体" w:hAnsi="宋体" w:cs="宋体" w:hint="eastAsia"/>
                <w:color w:val="000000"/>
                <w:sz w:val="22"/>
                <w:szCs w:val="22"/>
              </w:rPr>
              <w:t>41</w:t>
            </w:r>
          </w:p>
        </w:tc>
        <w:tc>
          <w:tcPr>
            <w:tcW w:w="4422" w:type="dxa"/>
            <w:tcMar>
              <w:left w:w="28" w:type="dxa"/>
            </w:tcMar>
          </w:tcPr>
          <w:p w14:paraId="62C8BD4E" w14:textId="77777777" w:rsidR="007054FF" w:rsidRDefault="00402A0C">
            <w:pPr>
              <w:rPr>
                <w:rFonts w:ascii="宋体" w:hAnsi="宋体" w:cs="宋体" w:hint="eastAsia"/>
                <w:color w:val="000000"/>
                <w:sz w:val="22"/>
                <w:szCs w:val="22"/>
              </w:rPr>
            </w:pPr>
            <w:r>
              <w:rPr>
                <w:rFonts w:ascii="宋体" w:hAnsi="宋体" w:cs="宋体" w:hint="eastAsia"/>
                <w:color w:val="000000"/>
                <w:sz w:val="22"/>
                <w:szCs w:val="22"/>
              </w:rPr>
              <w:t>关键技术研究、模拟验证</w:t>
            </w:r>
          </w:p>
        </w:tc>
        <w:tc>
          <w:tcPr>
            <w:tcW w:w="1248" w:type="dxa"/>
            <w:tcMar>
              <w:left w:w="28" w:type="dxa"/>
            </w:tcMar>
          </w:tcPr>
          <w:p w14:paraId="4A13448F"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50%</w:t>
            </w:r>
          </w:p>
        </w:tc>
      </w:tr>
      <w:tr w:rsidR="007054FF" w14:paraId="2C02F942" w14:textId="77777777">
        <w:tc>
          <w:tcPr>
            <w:tcW w:w="1103" w:type="dxa"/>
            <w:tcMar>
              <w:left w:w="28" w:type="dxa"/>
            </w:tcMar>
          </w:tcPr>
          <w:p w14:paraId="2B12EAD7" w14:textId="77777777" w:rsidR="007054FF" w:rsidRDefault="00402A0C">
            <w:pPr>
              <w:jc w:val="center"/>
              <w:rPr>
                <w:rFonts w:ascii="宋体" w:hAnsi="宋体" w:cs="宋体" w:hint="eastAsia"/>
                <w:color w:val="000000"/>
                <w:sz w:val="22"/>
                <w:szCs w:val="22"/>
              </w:rPr>
            </w:pPr>
            <w:r>
              <w:rPr>
                <w:rFonts w:ascii="宋体" w:hAnsi="宋体" w:cs="宋体" w:hint="eastAsia"/>
                <w:color w:val="000000"/>
                <w:sz w:val="22"/>
                <w:szCs w:val="22"/>
              </w:rPr>
              <w:t>刘玉鑫</w:t>
            </w:r>
          </w:p>
        </w:tc>
        <w:tc>
          <w:tcPr>
            <w:tcW w:w="1733" w:type="dxa"/>
            <w:tcMar>
              <w:left w:w="28" w:type="dxa"/>
            </w:tcMar>
          </w:tcPr>
          <w:p w14:paraId="0FC81286" w14:textId="77777777" w:rsidR="007054FF" w:rsidRDefault="00402A0C">
            <w:pPr>
              <w:jc w:val="center"/>
              <w:rPr>
                <w:rFonts w:ascii="宋体" w:hAnsi="宋体" w:cs="宋体" w:hint="eastAsia"/>
                <w:color w:val="000000"/>
                <w:sz w:val="22"/>
                <w:szCs w:val="22"/>
              </w:rPr>
            </w:pPr>
            <w:r>
              <w:rPr>
                <w:rFonts w:ascii="宋体" w:hAnsi="宋体" w:cs="宋体" w:hint="eastAsia"/>
                <w:color w:val="000000"/>
                <w:sz w:val="22"/>
                <w:szCs w:val="22"/>
              </w:rPr>
              <w:t>助理研究员</w:t>
            </w:r>
          </w:p>
        </w:tc>
        <w:tc>
          <w:tcPr>
            <w:tcW w:w="708" w:type="dxa"/>
            <w:tcMar>
              <w:left w:w="28" w:type="dxa"/>
            </w:tcMar>
            <w:vAlign w:val="center"/>
          </w:tcPr>
          <w:p w14:paraId="097B5F0C" w14:textId="77777777" w:rsidR="007054FF" w:rsidRDefault="00402A0C">
            <w:pPr>
              <w:jc w:val="center"/>
              <w:rPr>
                <w:rFonts w:ascii="宋体" w:hAnsi="宋体" w:cs="宋体" w:hint="eastAsia"/>
                <w:color w:val="000000"/>
                <w:sz w:val="22"/>
                <w:szCs w:val="22"/>
              </w:rPr>
            </w:pPr>
            <w:r>
              <w:rPr>
                <w:rFonts w:ascii="宋体" w:hAnsi="宋体" w:cs="宋体" w:hint="eastAsia"/>
                <w:color w:val="000000"/>
                <w:sz w:val="22"/>
                <w:szCs w:val="22"/>
              </w:rPr>
              <w:t>32</w:t>
            </w:r>
          </w:p>
        </w:tc>
        <w:tc>
          <w:tcPr>
            <w:tcW w:w="4422" w:type="dxa"/>
            <w:tcMar>
              <w:left w:w="28" w:type="dxa"/>
            </w:tcMar>
          </w:tcPr>
          <w:p w14:paraId="5CFA03F5" w14:textId="77777777" w:rsidR="007054FF" w:rsidRDefault="00402A0C">
            <w:pPr>
              <w:rPr>
                <w:rFonts w:ascii="宋体" w:hAnsi="宋体" w:cs="宋体" w:hint="eastAsia"/>
                <w:color w:val="000000"/>
                <w:sz w:val="22"/>
                <w:szCs w:val="22"/>
              </w:rPr>
            </w:pPr>
            <w:r>
              <w:rPr>
                <w:rFonts w:ascii="宋体" w:hAnsi="宋体" w:cs="宋体" w:hint="eastAsia"/>
                <w:color w:val="000000"/>
                <w:sz w:val="22"/>
                <w:szCs w:val="22"/>
              </w:rPr>
              <w:t>关键技术研究、模拟验证</w:t>
            </w:r>
          </w:p>
        </w:tc>
        <w:tc>
          <w:tcPr>
            <w:tcW w:w="1248" w:type="dxa"/>
            <w:tcMar>
              <w:left w:w="28" w:type="dxa"/>
            </w:tcMar>
          </w:tcPr>
          <w:p w14:paraId="7E76BB78"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50%</w:t>
            </w:r>
          </w:p>
        </w:tc>
      </w:tr>
      <w:tr w:rsidR="007054FF" w14:paraId="2D8293FB" w14:textId="77777777">
        <w:tc>
          <w:tcPr>
            <w:tcW w:w="1103" w:type="dxa"/>
            <w:tcMar>
              <w:left w:w="28" w:type="dxa"/>
            </w:tcMar>
          </w:tcPr>
          <w:p w14:paraId="09212CD3" w14:textId="77777777" w:rsidR="007054FF" w:rsidRDefault="00402A0C">
            <w:pPr>
              <w:jc w:val="center"/>
              <w:rPr>
                <w:rFonts w:ascii="宋体" w:hAnsi="宋体" w:cs="宋体" w:hint="eastAsia"/>
                <w:color w:val="000000"/>
                <w:sz w:val="22"/>
                <w:szCs w:val="22"/>
              </w:rPr>
            </w:pPr>
            <w:r>
              <w:rPr>
                <w:rFonts w:ascii="宋体" w:hAnsi="宋体" w:cs="宋体" w:hint="eastAsia"/>
                <w:color w:val="000000"/>
                <w:sz w:val="22"/>
                <w:szCs w:val="22"/>
              </w:rPr>
              <w:t>赵诗陶</w:t>
            </w:r>
          </w:p>
        </w:tc>
        <w:tc>
          <w:tcPr>
            <w:tcW w:w="1733" w:type="dxa"/>
            <w:tcMar>
              <w:left w:w="28" w:type="dxa"/>
            </w:tcMar>
          </w:tcPr>
          <w:p w14:paraId="58C157F1" w14:textId="77777777" w:rsidR="007054FF" w:rsidRDefault="00402A0C">
            <w:pPr>
              <w:jc w:val="center"/>
              <w:rPr>
                <w:rFonts w:ascii="宋体" w:hAnsi="宋体" w:cs="宋体" w:hint="eastAsia"/>
                <w:color w:val="000000"/>
                <w:sz w:val="22"/>
                <w:szCs w:val="22"/>
              </w:rPr>
            </w:pPr>
            <w:r>
              <w:rPr>
                <w:rFonts w:ascii="宋体" w:hAnsi="宋体" w:cs="宋体" w:hint="eastAsia"/>
                <w:color w:val="000000"/>
                <w:sz w:val="22"/>
                <w:szCs w:val="22"/>
              </w:rPr>
              <w:t>助理研究员</w:t>
            </w:r>
          </w:p>
        </w:tc>
        <w:tc>
          <w:tcPr>
            <w:tcW w:w="708" w:type="dxa"/>
            <w:tcMar>
              <w:left w:w="28" w:type="dxa"/>
            </w:tcMar>
            <w:vAlign w:val="center"/>
          </w:tcPr>
          <w:p w14:paraId="0C57A8B9" w14:textId="77777777" w:rsidR="007054FF" w:rsidRDefault="00402A0C">
            <w:pPr>
              <w:jc w:val="center"/>
              <w:rPr>
                <w:rFonts w:ascii="宋体" w:hAnsi="宋体" w:cs="宋体" w:hint="eastAsia"/>
                <w:color w:val="000000"/>
                <w:sz w:val="22"/>
                <w:szCs w:val="22"/>
              </w:rPr>
            </w:pPr>
            <w:r>
              <w:rPr>
                <w:rFonts w:ascii="宋体" w:hAnsi="宋体" w:cs="宋体" w:hint="eastAsia"/>
                <w:color w:val="000000"/>
                <w:sz w:val="22"/>
                <w:szCs w:val="22"/>
              </w:rPr>
              <w:t>31</w:t>
            </w:r>
          </w:p>
        </w:tc>
        <w:tc>
          <w:tcPr>
            <w:tcW w:w="4422" w:type="dxa"/>
            <w:tcMar>
              <w:left w:w="28" w:type="dxa"/>
            </w:tcMar>
          </w:tcPr>
          <w:p w14:paraId="19F07177" w14:textId="77777777" w:rsidR="007054FF" w:rsidRDefault="00402A0C">
            <w:pPr>
              <w:rPr>
                <w:rFonts w:ascii="宋体" w:hAnsi="宋体" w:cs="宋体" w:hint="eastAsia"/>
                <w:color w:val="000000"/>
                <w:sz w:val="22"/>
                <w:szCs w:val="22"/>
              </w:rPr>
            </w:pPr>
            <w:r>
              <w:rPr>
                <w:rFonts w:ascii="宋体" w:hAnsi="宋体" w:cs="宋体" w:hint="eastAsia"/>
                <w:color w:val="000000"/>
                <w:sz w:val="22"/>
                <w:szCs w:val="22"/>
              </w:rPr>
              <w:t>关键技术研究、模拟验证</w:t>
            </w:r>
          </w:p>
        </w:tc>
        <w:tc>
          <w:tcPr>
            <w:tcW w:w="1248" w:type="dxa"/>
            <w:tcMar>
              <w:left w:w="28" w:type="dxa"/>
            </w:tcMar>
          </w:tcPr>
          <w:p w14:paraId="383D94CF"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50%</w:t>
            </w:r>
          </w:p>
        </w:tc>
      </w:tr>
      <w:tr w:rsidR="007054FF" w14:paraId="4AF43540" w14:textId="77777777">
        <w:tc>
          <w:tcPr>
            <w:tcW w:w="1103" w:type="dxa"/>
            <w:tcMar>
              <w:left w:w="28" w:type="dxa"/>
            </w:tcMar>
          </w:tcPr>
          <w:p w14:paraId="0573C24E" w14:textId="77777777" w:rsidR="007054FF" w:rsidRDefault="00402A0C">
            <w:pPr>
              <w:jc w:val="center"/>
              <w:rPr>
                <w:rFonts w:ascii="宋体" w:hAnsi="宋体" w:cs="宋体" w:hint="eastAsia"/>
                <w:color w:val="000000"/>
                <w:sz w:val="22"/>
                <w:szCs w:val="22"/>
              </w:rPr>
            </w:pPr>
            <w:r>
              <w:rPr>
                <w:rFonts w:ascii="宋体" w:hAnsi="宋体" w:cs="宋体" w:hint="eastAsia"/>
                <w:color w:val="000000"/>
                <w:sz w:val="22"/>
                <w:szCs w:val="22"/>
              </w:rPr>
              <w:t>杨国元</w:t>
            </w:r>
          </w:p>
        </w:tc>
        <w:tc>
          <w:tcPr>
            <w:tcW w:w="1733" w:type="dxa"/>
            <w:tcMar>
              <w:left w:w="28" w:type="dxa"/>
            </w:tcMar>
          </w:tcPr>
          <w:p w14:paraId="44F1CDB4" w14:textId="77777777" w:rsidR="007054FF" w:rsidRDefault="00402A0C">
            <w:pPr>
              <w:jc w:val="center"/>
              <w:rPr>
                <w:rFonts w:ascii="宋体" w:hAnsi="宋体" w:cs="宋体" w:hint="eastAsia"/>
                <w:color w:val="000000"/>
                <w:sz w:val="22"/>
                <w:szCs w:val="22"/>
              </w:rPr>
            </w:pPr>
            <w:r>
              <w:rPr>
                <w:rFonts w:ascii="宋体" w:hAnsi="宋体" w:cs="宋体" w:hint="eastAsia"/>
                <w:color w:val="000000"/>
                <w:sz w:val="22"/>
                <w:szCs w:val="22"/>
              </w:rPr>
              <w:t>研究员</w:t>
            </w:r>
          </w:p>
        </w:tc>
        <w:tc>
          <w:tcPr>
            <w:tcW w:w="708" w:type="dxa"/>
            <w:tcMar>
              <w:left w:w="28" w:type="dxa"/>
            </w:tcMar>
            <w:vAlign w:val="center"/>
          </w:tcPr>
          <w:p w14:paraId="0B6D420B" w14:textId="77777777" w:rsidR="007054FF" w:rsidRDefault="00402A0C">
            <w:pPr>
              <w:jc w:val="center"/>
              <w:rPr>
                <w:rFonts w:ascii="宋体" w:hAnsi="宋体" w:cs="宋体" w:hint="eastAsia"/>
                <w:color w:val="000000"/>
                <w:sz w:val="22"/>
                <w:szCs w:val="22"/>
              </w:rPr>
            </w:pPr>
            <w:r>
              <w:rPr>
                <w:rFonts w:ascii="宋体" w:hAnsi="宋体" w:cs="宋体" w:hint="eastAsia"/>
                <w:color w:val="000000"/>
                <w:sz w:val="22"/>
                <w:szCs w:val="22"/>
              </w:rPr>
              <w:t>41</w:t>
            </w:r>
          </w:p>
        </w:tc>
        <w:tc>
          <w:tcPr>
            <w:tcW w:w="4422" w:type="dxa"/>
            <w:tcMar>
              <w:left w:w="28" w:type="dxa"/>
            </w:tcMar>
          </w:tcPr>
          <w:p w14:paraId="798B56B1" w14:textId="77777777" w:rsidR="007054FF" w:rsidRDefault="00402A0C">
            <w:pPr>
              <w:rPr>
                <w:rFonts w:ascii="宋体" w:hAnsi="宋体" w:cs="宋体" w:hint="eastAsia"/>
                <w:color w:val="000000"/>
                <w:sz w:val="22"/>
                <w:szCs w:val="22"/>
              </w:rPr>
            </w:pPr>
            <w:r>
              <w:rPr>
                <w:rFonts w:ascii="宋体" w:hAnsi="宋体" w:cs="宋体" w:hint="eastAsia"/>
                <w:color w:val="000000"/>
                <w:sz w:val="22"/>
                <w:szCs w:val="22"/>
              </w:rPr>
              <w:t>方案设计、关键技术研究</w:t>
            </w:r>
          </w:p>
        </w:tc>
        <w:tc>
          <w:tcPr>
            <w:tcW w:w="1248" w:type="dxa"/>
            <w:tcMar>
              <w:left w:w="28" w:type="dxa"/>
            </w:tcMar>
          </w:tcPr>
          <w:p w14:paraId="7189B511" w14:textId="77777777" w:rsidR="007054FF" w:rsidRDefault="00402A0C">
            <w:pPr>
              <w:jc w:val="center"/>
              <w:rPr>
                <w:rFonts w:ascii="宋体" w:hAnsi="宋体" w:cs="宋体" w:hint="eastAsia"/>
                <w:color w:val="000000"/>
                <w:sz w:val="22"/>
                <w:szCs w:val="22"/>
              </w:rPr>
            </w:pPr>
            <w:r>
              <w:rPr>
                <w:rFonts w:ascii="宋体" w:hAnsi="宋体" w:cs="宋体" w:hint="eastAsia"/>
                <w:color w:val="000000"/>
                <w:sz w:val="22"/>
                <w:szCs w:val="22"/>
              </w:rPr>
              <w:t>75%</w:t>
            </w:r>
          </w:p>
        </w:tc>
      </w:tr>
      <w:tr w:rsidR="007054FF" w14:paraId="628561C7" w14:textId="77777777">
        <w:tc>
          <w:tcPr>
            <w:tcW w:w="1103" w:type="dxa"/>
            <w:tcMar>
              <w:left w:w="28" w:type="dxa"/>
            </w:tcMar>
          </w:tcPr>
          <w:p w14:paraId="15ABBDA2" w14:textId="77777777" w:rsidR="007054FF" w:rsidRDefault="00402A0C">
            <w:pPr>
              <w:jc w:val="center"/>
              <w:rPr>
                <w:rFonts w:ascii="宋体" w:hAnsi="宋体" w:cs="宋体" w:hint="eastAsia"/>
                <w:color w:val="000000"/>
                <w:sz w:val="22"/>
                <w:szCs w:val="22"/>
              </w:rPr>
            </w:pPr>
            <w:r>
              <w:rPr>
                <w:rFonts w:ascii="宋体" w:hAnsi="宋体" w:cs="宋体" w:hint="eastAsia"/>
                <w:color w:val="000000"/>
                <w:sz w:val="22"/>
                <w:szCs w:val="22"/>
              </w:rPr>
              <w:t>解路宽</w:t>
            </w:r>
          </w:p>
        </w:tc>
        <w:tc>
          <w:tcPr>
            <w:tcW w:w="1733" w:type="dxa"/>
            <w:tcMar>
              <w:left w:w="28" w:type="dxa"/>
            </w:tcMar>
          </w:tcPr>
          <w:p w14:paraId="78969A1C" w14:textId="77777777" w:rsidR="007054FF" w:rsidRDefault="00402A0C">
            <w:pPr>
              <w:jc w:val="center"/>
              <w:rPr>
                <w:rFonts w:ascii="宋体" w:hAnsi="宋体" w:cs="宋体" w:hint="eastAsia"/>
                <w:color w:val="000000"/>
                <w:sz w:val="22"/>
                <w:szCs w:val="22"/>
              </w:rPr>
            </w:pPr>
            <w:r>
              <w:rPr>
                <w:rFonts w:ascii="宋体" w:hAnsi="宋体" w:cs="宋体" w:hint="eastAsia"/>
                <w:color w:val="000000"/>
                <w:sz w:val="22"/>
                <w:szCs w:val="22"/>
              </w:rPr>
              <w:t>助理研究员</w:t>
            </w:r>
          </w:p>
        </w:tc>
        <w:tc>
          <w:tcPr>
            <w:tcW w:w="708" w:type="dxa"/>
            <w:tcMar>
              <w:left w:w="28" w:type="dxa"/>
            </w:tcMar>
            <w:vAlign w:val="center"/>
          </w:tcPr>
          <w:p w14:paraId="44A30F18" w14:textId="77777777" w:rsidR="007054FF" w:rsidRDefault="00402A0C">
            <w:pPr>
              <w:jc w:val="center"/>
              <w:rPr>
                <w:rFonts w:ascii="宋体" w:hAnsi="宋体" w:cs="宋体" w:hint="eastAsia"/>
                <w:color w:val="000000"/>
                <w:sz w:val="22"/>
                <w:szCs w:val="22"/>
              </w:rPr>
            </w:pPr>
            <w:r>
              <w:rPr>
                <w:rFonts w:ascii="宋体" w:hAnsi="宋体" w:cs="宋体" w:hint="eastAsia"/>
                <w:color w:val="000000"/>
                <w:sz w:val="22"/>
                <w:szCs w:val="22"/>
              </w:rPr>
              <w:t>35</w:t>
            </w:r>
          </w:p>
        </w:tc>
        <w:tc>
          <w:tcPr>
            <w:tcW w:w="4422" w:type="dxa"/>
            <w:tcMar>
              <w:left w:w="28" w:type="dxa"/>
            </w:tcMar>
          </w:tcPr>
          <w:p w14:paraId="3E86ED5A" w14:textId="77777777" w:rsidR="007054FF" w:rsidRDefault="00402A0C">
            <w:pPr>
              <w:rPr>
                <w:rFonts w:ascii="宋体" w:hAnsi="宋体" w:cs="宋体" w:hint="eastAsia"/>
                <w:color w:val="000000"/>
                <w:sz w:val="22"/>
                <w:szCs w:val="22"/>
              </w:rPr>
            </w:pPr>
            <w:r>
              <w:rPr>
                <w:rFonts w:ascii="宋体" w:hAnsi="宋体" w:cs="宋体" w:hint="eastAsia"/>
                <w:color w:val="000000"/>
                <w:sz w:val="22"/>
                <w:szCs w:val="22"/>
              </w:rPr>
              <w:t>关键技术研究、模拟验证</w:t>
            </w:r>
          </w:p>
        </w:tc>
        <w:tc>
          <w:tcPr>
            <w:tcW w:w="1248" w:type="dxa"/>
            <w:tcMar>
              <w:left w:w="28" w:type="dxa"/>
            </w:tcMar>
          </w:tcPr>
          <w:p w14:paraId="594C632C" w14:textId="77777777" w:rsidR="007054FF" w:rsidRDefault="00402A0C">
            <w:pPr>
              <w:jc w:val="center"/>
              <w:rPr>
                <w:rFonts w:ascii="宋体" w:hAnsi="宋体" w:cs="宋体" w:hint="eastAsia"/>
                <w:color w:val="000000"/>
                <w:sz w:val="22"/>
                <w:szCs w:val="22"/>
              </w:rPr>
            </w:pPr>
            <w:r>
              <w:rPr>
                <w:rFonts w:ascii="宋体" w:hAnsi="宋体" w:cs="宋体" w:hint="eastAsia"/>
                <w:color w:val="000000"/>
                <w:sz w:val="22"/>
                <w:szCs w:val="22"/>
              </w:rPr>
              <w:t>50%</w:t>
            </w:r>
          </w:p>
        </w:tc>
      </w:tr>
      <w:tr w:rsidR="007054FF" w14:paraId="18062656" w14:textId="77777777">
        <w:tc>
          <w:tcPr>
            <w:tcW w:w="1103" w:type="dxa"/>
            <w:tcMar>
              <w:left w:w="28" w:type="dxa"/>
            </w:tcMar>
          </w:tcPr>
          <w:p w14:paraId="3205047B" w14:textId="77777777" w:rsidR="007054FF" w:rsidRDefault="00402A0C">
            <w:pPr>
              <w:jc w:val="center"/>
              <w:rPr>
                <w:rFonts w:ascii="宋体" w:hAnsi="宋体" w:cs="宋体" w:hint="eastAsia"/>
                <w:color w:val="000000"/>
                <w:sz w:val="22"/>
                <w:szCs w:val="22"/>
              </w:rPr>
            </w:pPr>
            <w:r>
              <w:rPr>
                <w:rFonts w:ascii="宋体" w:hAnsi="宋体" w:cs="宋体" w:hint="eastAsia"/>
                <w:color w:val="000000"/>
                <w:sz w:val="22"/>
                <w:szCs w:val="22"/>
              </w:rPr>
              <w:t>梁博</w:t>
            </w:r>
          </w:p>
        </w:tc>
        <w:tc>
          <w:tcPr>
            <w:tcW w:w="1733" w:type="dxa"/>
            <w:tcMar>
              <w:left w:w="28" w:type="dxa"/>
            </w:tcMar>
          </w:tcPr>
          <w:p w14:paraId="0589BFD3" w14:textId="77777777" w:rsidR="007054FF" w:rsidRDefault="00402A0C">
            <w:pPr>
              <w:jc w:val="center"/>
              <w:rPr>
                <w:rFonts w:ascii="宋体" w:hAnsi="宋体" w:cs="宋体" w:hint="eastAsia"/>
                <w:color w:val="000000"/>
                <w:sz w:val="22"/>
                <w:szCs w:val="22"/>
              </w:rPr>
            </w:pPr>
            <w:r>
              <w:rPr>
                <w:rFonts w:ascii="宋体" w:hAnsi="宋体" w:cs="宋体" w:hint="eastAsia"/>
                <w:color w:val="000000"/>
                <w:sz w:val="22"/>
                <w:szCs w:val="22"/>
              </w:rPr>
              <w:t>副研究员</w:t>
            </w:r>
          </w:p>
        </w:tc>
        <w:tc>
          <w:tcPr>
            <w:tcW w:w="708" w:type="dxa"/>
            <w:tcMar>
              <w:left w:w="28" w:type="dxa"/>
            </w:tcMar>
            <w:vAlign w:val="center"/>
          </w:tcPr>
          <w:p w14:paraId="1090ACAA" w14:textId="77777777" w:rsidR="007054FF" w:rsidRDefault="00402A0C">
            <w:pPr>
              <w:jc w:val="center"/>
              <w:rPr>
                <w:rFonts w:ascii="宋体" w:hAnsi="宋体" w:cs="宋体" w:hint="eastAsia"/>
                <w:color w:val="000000"/>
                <w:sz w:val="22"/>
                <w:szCs w:val="22"/>
              </w:rPr>
            </w:pPr>
            <w:r>
              <w:rPr>
                <w:rFonts w:ascii="宋体" w:hAnsi="宋体" w:cs="宋体" w:hint="eastAsia"/>
                <w:color w:val="000000"/>
                <w:sz w:val="22"/>
                <w:szCs w:val="22"/>
              </w:rPr>
              <w:t>35</w:t>
            </w:r>
          </w:p>
        </w:tc>
        <w:tc>
          <w:tcPr>
            <w:tcW w:w="4422" w:type="dxa"/>
            <w:tcMar>
              <w:left w:w="28" w:type="dxa"/>
            </w:tcMar>
          </w:tcPr>
          <w:p w14:paraId="193CB347" w14:textId="77777777" w:rsidR="007054FF" w:rsidRDefault="00402A0C">
            <w:pPr>
              <w:rPr>
                <w:rFonts w:ascii="宋体" w:hAnsi="宋体" w:cs="宋体" w:hint="eastAsia"/>
                <w:color w:val="000000"/>
                <w:sz w:val="22"/>
                <w:szCs w:val="22"/>
              </w:rPr>
            </w:pPr>
            <w:r>
              <w:rPr>
                <w:rFonts w:ascii="宋体" w:hAnsi="宋体" w:cs="宋体" w:hint="eastAsia"/>
                <w:color w:val="000000"/>
                <w:sz w:val="22"/>
                <w:szCs w:val="22"/>
              </w:rPr>
              <w:t>关键技术研究、现场试验</w:t>
            </w:r>
          </w:p>
        </w:tc>
        <w:tc>
          <w:tcPr>
            <w:tcW w:w="1248" w:type="dxa"/>
            <w:tcMar>
              <w:left w:w="28" w:type="dxa"/>
            </w:tcMar>
          </w:tcPr>
          <w:p w14:paraId="48B66324" w14:textId="77777777" w:rsidR="007054FF" w:rsidRDefault="00402A0C">
            <w:pPr>
              <w:jc w:val="center"/>
              <w:rPr>
                <w:rFonts w:ascii="宋体" w:hAnsi="宋体" w:cs="宋体" w:hint="eastAsia"/>
                <w:color w:val="000000"/>
                <w:sz w:val="22"/>
                <w:szCs w:val="22"/>
              </w:rPr>
            </w:pPr>
            <w:r>
              <w:rPr>
                <w:rFonts w:ascii="宋体" w:hAnsi="宋体" w:cs="宋体" w:hint="eastAsia"/>
                <w:color w:val="000000"/>
                <w:sz w:val="22"/>
                <w:szCs w:val="22"/>
              </w:rPr>
              <w:t>50%</w:t>
            </w:r>
          </w:p>
        </w:tc>
      </w:tr>
      <w:tr w:rsidR="007054FF" w14:paraId="5835A805" w14:textId="77777777">
        <w:tc>
          <w:tcPr>
            <w:tcW w:w="1103" w:type="dxa"/>
            <w:tcMar>
              <w:left w:w="28" w:type="dxa"/>
            </w:tcMar>
          </w:tcPr>
          <w:p w14:paraId="3EF964F1" w14:textId="77777777" w:rsidR="007054FF" w:rsidRDefault="00402A0C">
            <w:pPr>
              <w:jc w:val="center"/>
              <w:rPr>
                <w:rFonts w:ascii="宋体" w:hAnsi="宋体" w:cs="宋体" w:hint="eastAsia"/>
                <w:color w:val="000000"/>
                <w:sz w:val="22"/>
                <w:szCs w:val="22"/>
              </w:rPr>
            </w:pPr>
            <w:r>
              <w:rPr>
                <w:rFonts w:ascii="宋体" w:hAnsi="宋体" w:cs="宋体" w:hint="eastAsia"/>
                <w:color w:val="000000"/>
                <w:sz w:val="22"/>
                <w:szCs w:val="22"/>
              </w:rPr>
              <w:t>陈瑞凤</w:t>
            </w:r>
          </w:p>
        </w:tc>
        <w:tc>
          <w:tcPr>
            <w:tcW w:w="1733" w:type="dxa"/>
            <w:tcMar>
              <w:left w:w="28" w:type="dxa"/>
            </w:tcMar>
          </w:tcPr>
          <w:p w14:paraId="00A25822" w14:textId="77777777" w:rsidR="007054FF" w:rsidRDefault="00402A0C">
            <w:pPr>
              <w:jc w:val="center"/>
              <w:rPr>
                <w:rFonts w:ascii="宋体" w:hAnsi="宋体" w:cs="宋体" w:hint="eastAsia"/>
                <w:color w:val="000000"/>
                <w:sz w:val="22"/>
                <w:szCs w:val="22"/>
              </w:rPr>
            </w:pPr>
            <w:r>
              <w:rPr>
                <w:rFonts w:ascii="宋体" w:hAnsi="宋体" w:cs="宋体" w:hint="eastAsia"/>
                <w:color w:val="000000"/>
                <w:sz w:val="22"/>
                <w:szCs w:val="22"/>
              </w:rPr>
              <w:t>研究员</w:t>
            </w:r>
          </w:p>
        </w:tc>
        <w:tc>
          <w:tcPr>
            <w:tcW w:w="708" w:type="dxa"/>
            <w:tcMar>
              <w:left w:w="28" w:type="dxa"/>
            </w:tcMar>
            <w:vAlign w:val="center"/>
          </w:tcPr>
          <w:p w14:paraId="6F1BB703" w14:textId="77777777" w:rsidR="007054FF" w:rsidRDefault="00402A0C">
            <w:pPr>
              <w:jc w:val="center"/>
              <w:rPr>
                <w:rFonts w:ascii="宋体" w:hAnsi="宋体" w:cs="宋体" w:hint="eastAsia"/>
                <w:color w:val="000000"/>
                <w:sz w:val="22"/>
                <w:szCs w:val="22"/>
              </w:rPr>
            </w:pPr>
            <w:r>
              <w:rPr>
                <w:rFonts w:ascii="宋体" w:hAnsi="宋体" w:cs="宋体" w:hint="eastAsia"/>
                <w:color w:val="000000"/>
                <w:sz w:val="22"/>
                <w:szCs w:val="22"/>
              </w:rPr>
              <w:t>37</w:t>
            </w:r>
          </w:p>
        </w:tc>
        <w:tc>
          <w:tcPr>
            <w:tcW w:w="4422" w:type="dxa"/>
            <w:tcMar>
              <w:left w:w="28" w:type="dxa"/>
            </w:tcMar>
          </w:tcPr>
          <w:p w14:paraId="1548E3CE" w14:textId="77777777" w:rsidR="007054FF" w:rsidRDefault="00402A0C">
            <w:pPr>
              <w:rPr>
                <w:rFonts w:ascii="宋体" w:hAnsi="宋体" w:cs="宋体" w:hint="eastAsia"/>
                <w:color w:val="000000"/>
                <w:sz w:val="22"/>
                <w:szCs w:val="22"/>
              </w:rPr>
            </w:pPr>
            <w:r>
              <w:rPr>
                <w:rFonts w:ascii="宋体" w:hAnsi="宋体" w:cs="宋体" w:hint="eastAsia"/>
                <w:color w:val="000000"/>
                <w:sz w:val="22"/>
                <w:szCs w:val="22"/>
              </w:rPr>
              <w:t>方案设计、关键技术研究</w:t>
            </w:r>
          </w:p>
        </w:tc>
        <w:tc>
          <w:tcPr>
            <w:tcW w:w="1248" w:type="dxa"/>
            <w:tcMar>
              <w:left w:w="28" w:type="dxa"/>
            </w:tcMar>
          </w:tcPr>
          <w:p w14:paraId="285822A4"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75%</w:t>
            </w:r>
          </w:p>
        </w:tc>
      </w:tr>
      <w:tr w:rsidR="007054FF" w14:paraId="66BAF0FA" w14:textId="77777777">
        <w:tc>
          <w:tcPr>
            <w:tcW w:w="1103" w:type="dxa"/>
            <w:tcMar>
              <w:left w:w="28" w:type="dxa"/>
            </w:tcMar>
          </w:tcPr>
          <w:p w14:paraId="1D7BBBBC" w14:textId="77777777" w:rsidR="007054FF" w:rsidRDefault="00402A0C">
            <w:pPr>
              <w:jc w:val="center"/>
              <w:rPr>
                <w:rFonts w:ascii="宋体" w:hAnsi="宋体" w:cs="宋体" w:hint="eastAsia"/>
                <w:color w:val="000000"/>
                <w:sz w:val="22"/>
                <w:szCs w:val="22"/>
              </w:rPr>
            </w:pPr>
            <w:r>
              <w:rPr>
                <w:rFonts w:ascii="宋体" w:hAnsi="宋体" w:cs="宋体" w:hint="eastAsia"/>
                <w:color w:val="000000"/>
                <w:sz w:val="22"/>
                <w:szCs w:val="22"/>
              </w:rPr>
              <w:t>王朋函</w:t>
            </w:r>
          </w:p>
        </w:tc>
        <w:tc>
          <w:tcPr>
            <w:tcW w:w="1733" w:type="dxa"/>
            <w:tcMar>
              <w:left w:w="28" w:type="dxa"/>
            </w:tcMar>
          </w:tcPr>
          <w:p w14:paraId="2EDDCEB3" w14:textId="77777777" w:rsidR="007054FF" w:rsidRDefault="00402A0C">
            <w:pPr>
              <w:jc w:val="center"/>
              <w:rPr>
                <w:rFonts w:ascii="宋体" w:hAnsi="宋体" w:cs="宋体" w:hint="eastAsia"/>
                <w:color w:val="000000"/>
                <w:sz w:val="22"/>
                <w:szCs w:val="22"/>
              </w:rPr>
            </w:pPr>
            <w:r>
              <w:rPr>
                <w:rFonts w:ascii="宋体" w:hAnsi="宋体" w:cs="宋体" w:hint="eastAsia"/>
                <w:color w:val="000000"/>
                <w:sz w:val="22"/>
                <w:szCs w:val="22"/>
              </w:rPr>
              <w:t>高级工程师</w:t>
            </w:r>
          </w:p>
        </w:tc>
        <w:tc>
          <w:tcPr>
            <w:tcW w:w="708" w:type="dxa"/>
            <w:tcMar>
              <w:left w:w="28" w:type="dxa"/>
            </w:tcMar>
            <w:vAlign w:val="center"/>
          </w:tcPr>
          <w:p w14:paraId="0E4F73BC" w14:textId="77777777" w:rsidR="007054FF" w:rsidRDefault="00402A0C">
            <w:pPr>
              <w:jc w:val="center"/>
              <w:rPr>
                <w:rFonts w:ascii="宋体" w:hAnsi="宋体" w:cs="宋体" w:hint="eastAsia"/>
                <w:color w:val="000000"/>
                <w:sz w:val="22"/>
                <w:szCs w:val="22"/>
              </w:rPr>
            </w:pPr>
            <w:r>
              <w:rPr>
                <w:rFonts w:ascii="宋体" w:hAnsi="宋体" w:cs="宋体" w:hint="eastAsia"/>
                <w:color w:val="000000"/>
                <w:sz w:val="22"/>
                <w:szCs w:val="22"/>
              </w:rPr>
              <w:t>39</w:t>
            </w:r>
          </w:p>
        </w:tc>
        <w:tc>
          <w:tcPr>
            <w:tcW w:w="4422" w:type="dxa"/>
            <w:tcMar>
              <w:left w:w="28" w:type="dxa"/>
            </w:tcMar>
          </w:tcPr>
          <w:p w14:paraId="1917AA72" w14:textId="77777777" w:rsidR="007054FF" w:rsidRDefault="00402A0C">
            <w:pPr>
              <w:rPr>
                <w:rFonts w:ascii="宋体" w:hAnsi="宋体" w:cs="宋体" w:hint="eastAsia"/>
                <w:color w:val="000000"/>
                <w:sz w:val="22"/>
                <w:szCs w:val="22"/>
              </w:rPr>
            </w:pPr>
            <w:r>
              <w:rPr>
                <w:rFonts w:ascii="宋体" w:hAnsi="宋体" w:cs="宋体" w:hint="eastAsia"/>
                <w:color w:val="000000"/>
                <w:sz w:val="22"/>
                <w:szCs w:val="22"/>
              </w:rPr>
              <w:t>关键技术研究、现场试验</w:t>
            </w:r>
          </w:p>
        </w:tc>
        <w:tc>
          <w:tcPr>
            <w:tcW w:w="1248" w:type="dxa"/>
            <w:tcMar>
              <w:left w:w="28" w:type="dxa"/>
            </w:tcMar>
          </w:tcPr>
          <w:p w14:paraId="3BF2A544"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50%</w:t>
            </w:r>
          </w:p>
        </w:tc>
      </w:tr>
      <w:tr w:rsidR="007054FF" w14:paraId="494572C8" w14:textId="77777777">
        <w:tc>
          <w:tcPr>
            <w:tcW w:w="1103" w:type="dxa"/>
            <w:tcMar>
              <w:left w:w="28" w:type="dxa"/>
            </w:tcMar>
          </w:tcPr>
          <w:p w14:paraId="2CBB8768" w14:textId="77777777" w:rsidR="007054FF" w:rsidRDefault="00402A0C">
            <w:pPr>
              <w:jc w:val="center"/>
              <w:rPr>
                <w:rFonts w:ascii="宋体" w:hAnsi="宋体" w:cs="宋体" w:hint="eastAsia"/>
                <w:color w:val="000000"/>
                <w:sz w:val="22"/>
                <w:szCs w:val="22"/>
              </w:rPr>
            </w:pPr>
            <w:r>
              <w:rPr>
                <w:rFonts w:ascii="宋体" w:hAnsi="宋体" w:cs="宋体" w:hint="eastAsia"/>
                <w:color w:val="000000"/>
                <w:sz w:val="22"/>
                <w:szCs w:val="22"/>
              </w:rPr>
              <w:t>张翔</w:t>
            </w:r>
          </w:p>
        </w:tc>
        <w:tc>
          <w:tcPr>
            <w:tcW w:w="1733" w:type="dxa"/>
            <w:tcMar>
              <w:left w:w="28" w:type="dxa"/>
            </w:tcMar>
          </w:tcPr>
          <w:p w14:paraId="3146596E" w14:textId="77777777" w:rsidR="007054FF" w:rsidRDefault="00402A0C">
            <w:pPr>
              <w:jc w:val="center"/>
              <w:rPr>
                <w:rFonts w:ascii="宋体" w:hAnsi="宋体" w:cs="宋体" w:hint="eastAsia"/>
                <w:color w:val="000000"/>
                <w:sz w:val="22"/>
                <w:szCs w:val="22"/>
              </w:rPr>
            </w:pPr>
            <w:r>
              <w:rPr>
                <w:rFonts w:ascii="宋体" w:hAnsi="宋体" w:cs="宋体" w:hint="eastAsia"/>
                <w:color w:val="000000"/>
                <w:sz w:val="22"/>
                <w:szCs w:val="22"/>
              </w:rPr>
              <w:t>工程师</w:t>
            </w:r>
          </w:p>
        </w:tc>
        <w:tc>
          <w:tcPr>
            <w:tcW w:w="708" w:type="dxa"/>
            <w:tcMar>
              <w:left w:w="28" w:type="dxa"/>
            </w:tcMar>
            <w:vAlign w:val="center"/>
          </w:tcPr>
          <w:p w14:paraId="72E190B9" w14:textId="77777777" w:rsidR="007054FF" w:rsidRDefault="00402A0C">
            <w:pPr>
              <w:jc w:val="center"/>
              <w:rPr>
                <w:rFonts w:ascii="宋体" w:hAnsi="宋体" w:cs="宋体" w:hint="eastAsia"/>
                <w:color w:val="000000"/>
                <w:sz w:val="22"/>
                <w:szCs w:val="22"/>
              </w:rPr>
            </w:pPr>
            <w:r>
              <w:rPr>
                <w:rFonts w:ascii="宋体" w:hAnsi="宋体" w:cs="宋体" w:hint="eastAsia"/>
                <w:color w:val="000000"/>
                <w:sz w:val="22"/>
                <w:szCs w:val="22"/>
              </w:rPr>
              <w:t>49</w:t>
            </w:r>
          </w:p>
        </w:tc>
        <w:tc>
          <w:tcPr>
            <w:tcW w:w="4422" w:type="dxa"/>
            <w:tcMar>
              <w:left w:w="28" w:type="dxa"/>
            </w:tcMar>
          </w:tcPr>
          <w:p w14:paraId="5279F926" w14:textId="77777777" w:rsidR="007054FF" w:rsidRDefault="00402A0C">
            <w:pPr>
              <w:rPr>
                <w:rFonts w:ascii="宋体" w:hAnsi="宋体" w:cs="宋体" w:hint="eastAsia"/>
                <w:color w:val="000000"/>
                <w:sz w:val="22"/>
                <w:szCs w:val="22"/>
              </w:rPr>
            </w:pPr>
            <w:r>
              <w:rPr>
                <w:rFonts w:ascii="宋体" w:hAnsi="宋体" w:cs="宋体" w:hint="eastAsia"/>
                <w:color w:val="000000"/>
                <w:sz w:val="22"/>
                <w:szCs w:val="22"/>
              </w:rPr>
              <w:t>系统研发</w:t>
            </w:r>
          </w:p>
        </w:tc>
        <w:tc>
          <w:tcPr>
            <w:tcW w:w="1248" w:type="dxa"/>
            <w:tcMar>
              <w:left w:w="28" w:type="dxa"/>
            </w:tcMar>
          </w:tcPr>
          <w:p w14:paraId="2C580F08"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50％</w:t>
            </w:r>
          </w:p>
        </w:tc>
      </w:tr>
      <w:tr w:rsidR="007054FF" w14:paraId="309CD72E" w14:textId="77777777">
        <w:tc>
          <w:tcPr>
            <w:tcW w:w="1103" w:type="dxa"/>
            <w:tcMar>
              <w:left w:w="28" w:type="dxa"/>
            </w:tcMar>
          </w:tcPr>
          <w:p w14:paraId="08514A70" w14:textId="77777777" w:rsidR="007054FF" w:rsidRDefault="00402A0C">
            <w:pPr>
              <w:jc w:val="center"/>
              <w:rPr>
                <w:rFonts w:ascii="宋体" w:hAnsi="宋体" w:cs="宋体" w:hint="eastAsia"/>
                <w:color w:val="000000"/>
                <w:sz w:val="22"/>
                <w:szCs w:val="22"/>
              </w:rPr>
            </w:pPr>
            <w:r>
              <w:rPr>
                <w:rFonts w:ascii="宋体" w:hAnsi="宋体" w:cs="宋体" w:hint="eastAsia"/>
                <w:color w:val="000000"/>
                <w:sz w:val="22"/>
                <w:szCs w:val="22"/>
              </w:rPr>
              <w:t>昝纳</w:t>
            </w:r>
          </w:p>
        </w:tc>
        <w:tc>
          <w:tcPr>
            <w:tcW w:w="1733" w:type="dxa"/>
            <w:tcMar>
              <w:left w:w="28" w:type="dxa"/>
            </w:tcMar>
          </w:tcPr>
          <w:p w14:paraId="31A14DC1" w14:textId="77777777" w:rsidR="007054FF" w:rsidRDefault="00402A0C">
            <w:pPr>
              <w:jc w:val="center"/>
              <w:rPr>
                <w:rFonts w:ascii="宋体" w:hAnsi="宋体" w:cs="宋体" w:hint="eastAsia"/>
                <w:color w:val="000000"/>
                <w:sz w:val="22"/>
                <w:szCs w:val="22"/>
              </w:rPr>
            </w:pPr>
            <w:r>
              <w:rPr>
                <w:rFonts w:ascii="宋体" w:hAnsi="宋体" w:cs="宋体" w:hint="eastAsia"/>
                <w:color w:val="000000"/>
                <w:sz w:val="22"/>
                <w:szCs w:val="22"/>
              </w:rPr>
              <w:t>工程师</w:t>
            </w:r>
          </w:p>
        </w:tc>
        <w:tc>
          <w:tcPr>
            <w:tcW w:w="708" w:type="dxa"/>
            <w:tcMar>
              <w:left w:w="28" w:type="dxa"/>
            </w:tcMar>
            <w:vAlign w:val="center"/>
          </w:tcPr>
          <w:p w14:paraId="1430BF41" w14:textId="77777777" w:rsidR="007054FF" w:rsidRDefault="00402A0C">
            <w:pPr>
              <w:jc w:val="center"/>
              <w:rPr>
                <w:rFonts w:ascii="宋体" w:hAnsi="宋体" w:cs="宋体" w:hint="eastAsia"/>
                <w:color w:val="000000"/>
                <w:sz w:val="22"/>
                <w:szCs w:val="22"/>
              </w:rPr>
            </w:pPr>
            <w:r>
              <w:rPr>
                <w:rFonts w:ascii="宋体" w:hAnsi="宋体" w:cs="宋体" w:hint="eastAsia"/>
                <w:color w:val="000000"/>
                <w:sz w:val="22"/>
                <w:szCs w:val="22"/>
              </w:rPr>
              <w:t>38</w:t>
            </w:r>
          </w:p>
        </w:tc>
        <w:tc>
          <w:tcPr>
            <w:tcW w:w="4422" w:type="dxa"/>
            <w:tcMar>
              <w:left w:w="28" w:type="dxa"/>
            </w:tcMar>
          </w:tcPr>
          <w:p w14:paraId="2D25E7CC" w14:textId="77777777" w:rsidR="007054FF" w:rsidRDefault="00402A0C">
            <w:pPr>
              <w:rPr>
                <w:rFonts w:ascii="宋体" w:hAnsi="宋体" w:cs="宋体" w:hint="eastAsia"/>
                <w:color w:val="000000"/>
                <w:sz w:val="22"/>
                <w:szCs w:val="22"/>
              </w:rPr>
            </w:pPr>
            <w:r>
              <w:rPr>
                <w:rFonts w:ascii="宋体" w:hAnsi="宋体" w:cs="宋体" w:hint="eastAsia"/>
                <w:color w:val="000000"/>
                <w:sz w:val="22"/>
                <w:szCs w:val="22"/>
              </w:rPr>
              <w:t>系统研发</w:t>
            </w:r>
          </w:p>
        </w:tc>
        <w:tc>
          <w:tcPr>
            <w:tcW w:w="1248" w:type="dxa"/>
            <w:tcMar>
              <w:left w:w="28" w:type="dxa"/>
            </w:tcMar>
          </w:tcPr>
          <w:p w14:paraId="223A4604"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100%</w:t>
            </w:r>
          </w:p>
        </w:tc>
      </w:tr>
      <w:tr w:rsidR="007054FF" w14:paraId="4A37A3B8" w14:textId="77777777">
        <w:tc>
          <w:tcPr>
            <w:tcW w:w="1103" w:type="dxa"/>
            <w:tcMar>
              <w:left w:w="28" w:type="dxa"/>
            </w:tcMar>
          </w:tcPr>
          <w:p w14:paraId="0BF7BD61" w14:textId="77777777" w:rsidR="007054FF" w:rsidRDefault="00402A0C">
            <w:pPr>
              <w:jc w:val="center"/>
              <w:rPr>
                <w:rFonts w:ascii="宋体" w:hAnsi="宋体" w:cs="宋体" w:hint="eastAsia"/>
                <w:color w:val="000000"/>
                <w:sz w:val="22"/>
                <w:szCs w:val="22"/>
              </w:rPr>
            </w:pPr>
            <w:r>
              <w:rPr>
                <w:rFonts w:ascii="宋体" w:hAnsi="宋体" w:cs="宋体" w:hint="eastAsia"/>
                <w:color w:val="000000"/>
                <w:sz w:val="22"/>
                <w:szCs w:val="22"/>
              </w:rPr>
              <w:t>刘小燕</w:t>
            </w:r>
          </w:p>
        </w:tc>
        <w:tc>
          <w:tcPr>
            <w:tcW w:w="1733" w:type="dxa"/>
            <w:tcMar>
              <w:left w:w="28" w:type="dxa"/>
            </w:tcMar>
          </w:tcPr>
          <w:p w14:paraId="3A28F886" w14:textId="77777777" w:rsidR="007054FF" w:rsidRDefault="00402A0C">
            <w:pPr>
              <w:jc w:val="center"/>
              <w:rPr>
                <w:rFonts w:ascii="宋体" w:hAnsi="宋体" w:cs="宋体" w:hint="eastAsia"/>
                <w:color w:val="000000"/>
                <w:sz w:val="22"/>
                <w:szCs w:val="22"/>
              </w:rPr>
            </w:pPr>
            <w:r>
              <w:rPr>
                <w:rFonts w:ascii="宋体" w:hAnsi="宋体" w:cs="宋体" w:hint="eastAsia"/>
                <w:color w:val="000000"/>
                <w:sz w:val="22"/>
                <w:szCs w:val="22"/>
              </w:rPr>
              <w:t>高级工程师</w:t>
            </w:r>
          </w:p>
        </w:tc>
        <w:tc>
          <w:tcPr>
            <w:tcW w:w="708" w:type="dxa"/>
            <w:tcMar>
              <w:left w:w="28" w:type="dxa"/>
            </w:tcMar>
            <w:vAlign w:val="center"/>
          </w:tcPr>
          <w:p w14:paraId="50D2EEB1" w14:textId="77777777" w:rsidR="007054FF" w:rsidRDefault="00402A0C">
            <w:pPr>
              <w:jc w:val="center"/>
              <w:rPr>
                <w:rFonts w:ascii="宋体" w:hAnsi="宋体" w:cs="宋体" w:hint="eastAsia"/>
                <w:color w:val="000000"/>
                <w:sz w:val="22"/>
                <w:szCs w:val="22"/>
              </w:rPr>
            </w:pPr>
            <w:r>
              <w:rPr>
                <w:rFonts w:ascii="宋体" w:hAnsi="宋体" w:cs="宋体" w:hint="eastAsia"/>
                <w:color w:val="000000"/>
                <w:sz w:val="22"/>
                <w:szCs w:val="22"/>
              </w:rPr>
              <w:t>38</w:t>
            </w:r>
          </w:p>
        </w:tc>
        <w:tc>
          <w:tcPr>
            <w:tcW w:w="4422" w:type="dxa"/>
            <w:tcMar>
              <w:left w:w="28" w:type="dxa"/>
            </w:tcMar>
          </w:tcPr>
          <w:p w14:paraId="471BD71D" w14:textId="77777777" w:rsidR="007054FF" w:rsidRDefault="00402A0C">
            <w:pPr>
              <w:rPr>
                <w:rFonts w:ascii="宋体" w:hAnsi="宋体" w:cs="宋体" w:hint="eastAsia"/>
                <w:color w:val="000000"/>
                <w:sz w:val="22"/>
                <w:szCs w:val="22"/>
              </w:rPr>
            </w:pPr>
            <w:r>
              <w:rPr>
                <w:rFonts w:ascii="宋体" w:hAnsi="宋体" w:cs="宋体" w:hint="eastAsia"/>
                <w:color w:val="000000"/>
                <w:sz w:val="22"/>
                <w:szCs w:val="22"/>
              </w:rPr>
              <w:t>方案设计、需求调研</w:t>
            </w:r>
          </w:p>
        </w:tc>
        <w:tc>
          <w:tcPr>
            <w:tcW w:w="1248" w:type="dxa"/>
            <w:tcMar>
              <w:left w:w="28" w:type="dxa"/>
            </w:tcMar>
          </w:tcPr>
          <w:p w14:paraId="12185312" w14:textId="77777777" w:rsidR="007054FF" w:rsidRDefault="00402A0C">
            <w:pPr>
              <w:jc w:val="center"/>
              <w:rPr>
                <w:rFonts w:ascii="宋体" w:hAnsi="宋体" w:cs="宋体" w:hint="eastAsia"/>
                <w:color w:val="000000"/>
                <w:sz w:val="22"/>
                <w:szCs w:val="22"/>
              </w:rPr>
            </w:pPr>
            <w:r>
              <w:rPr>
                <w:rFonts w:ascii="宋体" w:hAnsi="宋体" w:cs="宋体" w:hint="eastAsia"/>
                <w:color w:val="000000"/>
                <w:sz w:val="22"/>
                <w:szCs w:val="22"/>
              </w:rPr>
              <w:t>50%</w:t>
            </w:r>
          </w:p>
        </w:tc>
      </w:tr>
      <w:tr w:rsidR="007054FF" w14:paraId="1CBCF1DE" w14:textId="77777777">
        <w:tc>
          <w:tcPr>
            <w:tcW w:w="1103" w:type="dxa"/>
            <w:tcMar>
              <w:left w:w="28" w:type="dxa"/>
            </w:tcMar>
          </w:tcPr>
          <w:p w14:paraId="53909CF0"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高德华</w:t>
            </w:r>
          </w:p>
        </w:tc>
        <w:tc>
          <w:tcPr>
            <w:tcW w:w="1733" w:type="dxa"/>
            <w:tcMar>
              <w:left w:w="28" w:type="dxa"/>
            </w:tcMar>
          </w:tcPr>
          <w:p w14:paraId="6DE18DE2"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工程师</w:t>
            </w:r>
          </w:p>
        </w:tc>
        <w:tc>
          <w:tcPr>
            <w:tcW w:w="708" w:type="dxa"/>
            <w:tcMar>
              <w:left w:w="28" w:type="dxa"/>
            </w:tcMar>
            <w:vAlign w:val="center"/>
          </w:tcPr>
          <w:p w14:paraId="010D0A1F"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25</w:t>
            </w:r>
          </w:p>
        </w:tc>
        <w:tc>
          <w:tcPr>
            <w:tcW w:w="4422" w:type="dxa"/>
            <w:tcMar>
              <w:left w:w="28" w:type="dxa"/>
            </w:tcMar>
          </w:tcPr>
          <w:p w14:paraId="6C49F3D7" w14:textId="77777777" w:rsidR="007054FF" w:rsidRDefault="00402A0C">
            <w:pPr>
              <w:adjustRightInd w:val="0"/>
              <w:jc w:val="left"/>
              <w:rPr>
                <w:rFonts w:ascii="宋体" w:hAnsi="宋体" w:cs="宋体" w:hint="eastAsia"/>
                <w:color w:val="000000"/>
                <w:sz w:val="22"/>
                <w:szCs w:val="22"/>
              </w:rPr>
            </w:pPr>
            <w:r>
              <w:rPr>
                <w:rFonts w:ascii="宋体" w:hAnsi="宋体" w:cs="宋体" w:hint="eastAsia"/>
                <w:color w:val="000000"/>
                <w:sz w:val="22"/>
                <w:szCs w:val="22"/>
              </w:rPr>
              <w:t>系统研发</w:t>
            </w:r>
          </w:p>
        </w:tc>
        <w:tc>
          <w:tcPr>
            <w:tcW w:w="1248" w:type="dxa"/>
            <w:tcMar>
              <w:left w:w="28" w:type="dxa"/>
            </w:tcMar>
          </w:tcPr>
          <w:p w14:paraId="6C1C823B" w14:textId="77777777" w:rsidR="007054FF" w:rsidRDefault="00402A0C">
            <w:pPr>
              <w:jc w:val="center"/>
              <w:rPr>
                <w:rFonts w:ascii="宋体" w:hAnsi="宋体" w:cs="宋体" w:hint="eastAsia"/>
                <w:color w:val="000000"/>
                <w:sz w:val="22"/>
                <w:szCs w:val="22"/>
              </w:rPr>
            </w:pPr>
            <w:r>
              <w:rPr>
                <w:rFonts w:ascii="宋体" w:hAnsi="宋体" w:cs="宋体" w:hint="eastAsia"/>
                <w:color w:val="000000"/>
                <w:sz w:val="22"/>
                <w:szCs w:val="22"/>
              </w:rPr>
              <w:t>50%</w:t>
            </w:r>
          </w:p>
        </w:tc>
      </w:tr>
      <w:tr w:rsidR="007054FF" w14:paraId="145532A8" w14:textId="77777777">
        <w:tc>
          <w:tcPr>
            <w:tcW w:w="1103" w:type="dxa"/>
            <w:tcMar>
              <w:left w:w="28" w:type="dxa"/>
            </w:tcMar>
          </w:tcPr>
          <w:p w14:paraId="1797A2CC"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张旭易</w:t>
            </w:r>
          </w:p>
        </w:tc>
        <w:tc>
          <w:tcPr>
            <w:tcW w:w="1733" w:type="dxa"/>
            <w:tcMar>
              <w:left w:w="28" w:type="dxa"/>
            </w:tcMar>
          </w:tcPr>
          <w:p w14:paraId="2F4D3B16"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助理研究员</w:t>
            </w:r>
          </w:p>
        </w:tc>
        <w:tc>
          <w:tcPr>
            <w:tcW w:w="708" w:type="dxa"/>
            <w:tcMar>
              <w:left w:w="28" w:type="dxa"/>
            </w:tcMar>
            <w:vAlign w:val="center"/>
          </w:tcPr>
          <w:p w14:paraId="40E07FB4"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28</w:t>
            </w:r>
          </w:p>
        </w:tc>
        <w:tc>
          <w:tcPr>
            <w:tcW w:w="4422" w:type="dxa"/>
            <w:tcMar>
              <w:left w:w="28" w:type="dxa"/>
            </w:tcMar>
          </w:tcPr>
          <w:p w14:paraId="7F8FE584" w14:textId="77777777" w:rsidR="007054FF" w:rsidRDefault="00402A0C">
            <w:pPr>
              <w:adjustRightInd w:val="0"/>
              <w:jc w:val="left"/>
              <w:rPr>
                <w:rFonts w:ascii="宋体" w:hAnsi="宋体" w:cs="宋体" w:hint="eastAsia"/>
                <w:color w:val="000000"/>
                <w:sz w:val="22"/>
                <w:szCs w:val="22"/>
              </w:rPr>
            </w:pPr>
            <w:r>
              <w:rPr>
                <w:rFonts w:ascii="宋体" w:hAnsi="宋体" w:cs="宋体" w:hint="eastAsia"/>
                <w:color w:val="000000"/>
                <w:sz w:val="22"/>
                <w:szCs w:val="22"/>
              </w:rPr>
              <w:t>关键技术研究、模拟验证</w:t>
            </w:r>
          </w:p>
        </w:tc>
        <w:tc>
          <w:tcPr>
            <w:tcW w:w="1248" w:type="dxa"/>
            <w:tcMar>
              <w:left w:w="28" w:type="dxa"/>
            </w:tcMar>
          </w:tcPr>
          <w:p w14:paraId="4E6503F2" w14:textId="77777777" w:rsidR="007054FF" w:rsidRDefault="00402A0C">
            <w:pPr>
              <w:jc w:val="center"/>
              <w:rPr>
                <w:rFonts w:ascii="宋体" w:hAnsi="宋体" w:cs="宋体" w:hint="eastAsia"/>
                <w:color w:val="000000"/>
                <w:sz w:val="22"/>
                <w:szCs w:val="22"/>
              </w:rPr>
            </w:pPr>
            <w:r>
              <w:rPr>
                <w:rFonts w:ascii="宋体" w:hAnsi="宋体" w:cs="宋体" w:hint="eastAsia"/>
                <w:color w:val="000000"/>
                <w:sz w:val="22"/>
                <w:szCs w:val="22"/>
              </w:rPr>
              <w:t>50%</w:t>
            </w:r>
          </w:p>
        </w:tc>
      </w:tr>
      <w:tr w:rsidR="007054FF" w14:paraId="2104DAA4" w14:textId="77777777">
        <w:tc>
          <w:tcPr>
            <w:tcW w:w="1103" w:type="dxa"/>
            <w:tcMar>
              <w:left w:w="28" w:type="dxa"/>
            </w:tcMar>
          </w:tcPr>
          <w:p w14:paraId="23852569"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王玉强</w:t>
            </w:r>
          </w:p>
        </w:tc>
        <w:tc>
          <w:tcPr>
            <w:tcW w:w="1733" w:type="dxa"/>
            <w:tcMar>
              <w:left w:w="28" w:type="dxa"/>
            </w:tcMar>
          </w:tcPr>
          <w:p w14:paraId="45F8E078"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副研究员</w:t>
            </w:r>
          </w:p>
        </w:tc>
        <w:tc>
          <w:tcPr>
            <w:tcW w:w="708" w:type="dxa"/>
            <w:tcMar>
              <w:left w:w="28" w:type="dxa"/>
            </w:tcMar>
            <w:vAlign w:val="center"/>
          </w:tcPr>
          <w:p w14:paraId="77C845B0"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42</w:t>
            </w:r>
          </w:p>
        </w:tc>
        <w:tc>
          <w:tcPr>
            <w:tcW w:w="4422" w:type="dxa"/>
            <w:tcMar>
              <w:left w:w="28" w:type="dxa"/>
            </w:tcMar>
          </w:tcPr>
          <w:p w14:paraId="592678EE" w14:textId="77777777" w:rsidR="007054FF" w:rsidRDefault="00402A0C">
            <w:pPr>
              <w:adjustRightInd w:val="0"/>
              <w:jc w:val="left"/>
              <w:rPr>
                <w:rFonts w:ascii="宋体" w:hAnsi="宋体" w:cs="宋体" w:hint="eastAsia"/>
                <w:color w:val="000000"/>
                <w:sz w:val="22"/>
                <w:szCs w:val="22"/>
              </w:rPr>
            </w:pPr>
            <w:r>
              <w:rPr>
                <w:rFonts w:ascii="宋体" w:hAnsi="宋体" w:cs="宋体" w:hint="eastAsia"/>
                <w:color w:val="000000"/>
                <w:sz w:val="22"/>
                <w:szCs w:val="22"/>
              </w:rPr>
              <w:t>关键技术研究、现场试验</w:t>
            </w:r>
          </w:p>
        </w:tc>
        <w:tc>
          <w:tcPr>
            <w:tcW w:w="1248" w:type="dxa"/>
            <w:tcMar>
              <w:left w:w="28" w:type="dxa"/>
            </w:tcMar>
          </w:tcPr>
          <w:p w14:paraId="33FA3660" w14:textId="77777777" w:rsidR="007054FF" w:rsidRDefault="00402A0C">
            <w:pPr>
              <w:jc w:val="center"/>
              <w:rPr>
                <w:rFonts w:ascii="宋体" w:hAnsi="宋体" w:cs="宋体" w:hint="eastAsia"/>
                <w:color w:val="000000"/>
                <w:sz w:val="22"/>
                <w:szCs w:val="22"/>
              </w:rPr>
            </w:pPr>
            <w:r>
              <w:rPr>
                <w:rFonts w:ascii="宋体" w:hAnsi="宋体" w:cs="宋体" w:hint="eastAsia"/>
                <w:color w:val="000000"/>
                <w:sz w:val="22"/>
                <w:szCs w:val="22"/>
              </w:rPr>
              <w:t>50%</w:t>
            </w:r>
          </w:p>
        </w:tc>
      </w:tr>
      <w:tr w:rsidR="007054FF" w14:paraId="50FF53F6" w14:textId="77777777">
        <w:tc>
          <w:tcPr>
            <w:tcW w:w="1103" w:type="dxa"/>
            <w:tcMar>
              <w:left w:w="28" w:type="dxa"/>
            </w:tcMar>
          </w:tcPr>
          <w:p w14:paraId="52449048"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王椿钧</w:t>
            </w:r>
          </w:p>
        </w:tc>
        <w:tc>
          <w:tcPr>
            <w:tcW w:w="1733" w:type="dxa"/>
            <w:tcMar>
              <w:left w:w="28" w:type="dxa"/>
            </w:tcMar>
          </w:tcPr>
          <w:p w14:paraId="2B5FF7AB"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工程师</w:t>
            </w:r>
          </w:p>
        </w:tc>
        <w:tc>
          <w:tcPr>
            <w:tcW w:w="708" w:type="dxa"/>
            <w:tcMar>
              <w:left w:w="28" w:type="dxa"/>
            </w:tcMar>
            <w:vAlign w:val="center"/>
          </w:tcPr>
          <w:p w14:paraId="1BAD28F9"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31</w:t>
            </w:r>
          </w:p>
        </w:tc>
        <w:tc>
          <w:tcPr>
            <w:tcW w:w="4422" w:type="dxa"/>
            <w:tcMar>
              <w:left w:w="28" w:type="dxa"/>
            </w:tcMar>
          </w:tcPr>
          <w:p w14:paraId="5D09A7BB" w14:textId="77777777" w:rsidR="007054FF" w:rsidRDefault="00402A0C">
            <w:pPr>
              <w:adjustRightInd w:val="0"/>
              <w:jc w:val="left"/>
              <w:rPr>
                <w:rFonts w:ascii="宋体" w:hAnsi="宋体" w:cs="宋体" w:hint="eastAsia"/>
                <w:color w:val="000000"/>
                <w:sz w:val="22"/>
                <w:szCs w:val="22"/>
              </w:rPr>
            </w:pPr>
            <w:r>
              <w:rPr>
                <w:rFonts w:ascii="宋体" w:hAnsi="宋体" w:cs="宋体" w:hint="eastAsia"/>
                <w:color w:val="000000"/>
                <w:sz w:val="22"/>
                <w:szCs w:val="22"/>
              </w:rPr>
              <w:t>系统研发</w:t>
            </w:r>
          </w:p>
        </w:tc>
        <w:tc>
          <w:tcPr>
            <w:tcW w:w="1248" w:type="dxa"/>
            <w:tcMar>
              <w:left w:w="28" w:type="dxa"/>
            </w:tcMar>
          </w:tcPr>
          <w:p w14:paraId="56749184"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50%</w:t>
            </w:r>
          </w:p>
        </w:tc>
      </w:tr>
      <w:tr w:rsidR="007054FF" w14:paraId="6B6E1521" w14:textId="77777777">
        <w:tc>
          <w:tcPr>
            <w:tcW w:w="1103" w:type="dxa"/>
            <w:tcMar>
              <w:left w:w="28" w:type="dxa"/>
            </w:tcMar>
          </w:tcPr>
          <w:p w14:paraId="6E44EA7E"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lastRenderedPageBreak/>
              <w:t>彭凯贝</w:t>
            </w:r>
          </w:p>
        </w:tc>
        <w:tc>
          <w:tcPr>
            <w:tcW w:w="1733" w:type="dxa"/>
            <w:tcMar>
              <w:left w:w="28" w:type="dxa"/>
            </w:tcMar>
          </w:tcPr>
          <w:p w14:paraId="64E4D3B7"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副研究员</w:t>
            </w:r>
          </w:p>
        </w:tc>
        <w:tc>
          <w:tcPr>
            <w:tcW w:w="708" w:type="dxa"/>
            <w:tcMar>
              <w:left w:w="28" w:type="dxa"/>
            </w:tcMar>
            <w:vAlign w:val="center"/>
          </w:tcPr>
          <w:p w14:paraId="399AFBB5"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40</w:t>
            </w:r>
          </w:p>
        </w:tc>
        <w:tc>
          <w:tcPr>
            <w:tcW w:w="4422" w:type="dxa"/>
            <w:tcMar>
              <w:left w:w="28" w:type="dxa"/>
            </w:tcMar>
          </w:tcPr>
          <w:p w14:paraId="09B71BA2" w14:textId="77777777" w:rsidR="007054FF" w:rsidRDefault="00402A0C">
            <w:pPr>
              <w:adjustRightInd w:val="0"/>
              <w:jc w:val="left"/>
              <w:rPr>
                <w:rFonts w:ascii="宋体" w:hAnsi="宋体" w:cs="宋体" w:hint="eastAsia"/>
                <w:color w:val="000000"/>
                <w:sz w:val="22"/>
                <w:szCs w:val="22"/>
              </w:rPr>
            </w:pPr>
            <w:r>
              <w:rPr>
                <w:rFonts w:ascii="宋体" w:hAnsi="宋体" w:cs="宋体" w:hint="eastAsia"/>
                <w:color w:val="000000"/>
                <w:sz w:val="22"/>
                <w:szCs w:val="22"/>
              </w:rPr>
              <w:t>方案设计、关键技术研究</w:t>
            </w:r>
          </w:p>
        </w:tc>
        <w:tc>
          <w:tcPr>
            <w:tcW w:w="1248" w:type="dxa"/>
            <w:tcMar>
              <w:left w:w="28" w:type="dxa"/>
            </w:tcMar>
          </w:tcPr>
          <w:p w14:paraId="50ABD743"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75%</w:t>
            </w:r>
          </w:p>
        </w:tc>
      </w:tr>
      <w:tr w:rsidR="007054FF" w14:paraId="2C796891" w14:textId="77777777">
        <w:tc>
          <w:tcPr>
            <w:tcW w:w="1103" w:type="dxa"/>
            <w:tcMar>
              <w:left w:w="28" w:type="dxa"/>
            </w:tcMar>
          </w:tcPr>
          <w:p w14:paraId="792D937D"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王洪亮</w:t>
            </w:r>
          </w:p>
        </w:tc>
        <w:tc>
          <w:tcPr>
            <w:tcW w:w="1733" w:type="dxa"/>
            <w:tcMar>
              <w:left w:w="28" w:type="dxa"/>
            </w:tcMar>
          </w:tcPr>
          <w:p w14:paraId="64801007"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助理研究员</w:t>
            </w:r>
          </w:p>
        </w:tc>
        <w:tc>
          <w:tcPr>
            <w:tcW w:w="708" w:type="dxa"/>
            <w:tcMar>
              <w:left w:w="28" w:type="dxa"/>
            </w:tcMar>
            <w:vAlign w:val="center"/>
          </w:tcPr>
          <w:p w14:paraId="1FF3D2DB"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51</w:t>
            </w:r>
          </w:p>
        </w:tc>
        <w:tc>
          <w:tcPr>
            <w:tcW w:w="4422" w:type="dxa"/>
            <w:tcMar>
              <w:left w:w="28" w:type="dxa"/>
            </w:tcMar>
          </w:tcPr>
          <w:p w14:paraId="67ECEE21" w14:textId="77777777" w:rsidR="007054FF" w:rsidRDefault="00402A0C">
            <w:pPr>
              <w:adjustRightInd w:val="0"/>
              <w:jc w:val="left"/>
              <w:rPr>
                <w:rFonts w:ascii="宋体" w:hAnsi="宋体" w:cs="宋体" w:hint="eastAsia"/>
                <w:color w:val="000000"/>
                <w:sz w:val="22"/>
                <w:szCs w:val="22"/>
              </w:rPr>
            </w:pPr>
            <w:r>
              <w:rPr>
                <w:rFonts w:ascii="宋体" w:hAnsi="宋体" w:cs="宋体" w:hint="eastAsia"/>
                <w:color w:val="000000"/>
                <w:sz w:val="22"/>
                <w:szCs w:val="22"/>
              </w:rPr>
              <w:t>关键技术研究、模拟验证</w:t>
            </w:r>
          </w:p>
        </w:tc>
        <w:tc>
          <w:tcPr>
            <w:tcW w:w="1248" w:type="dxa"/>
            <w:tcMar>
              <w:left w:w="28" w:type="dxa"/>
            </w:tcMar>
          </w:tcPr>
          <w:p w14:paraId="07784846"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75%</w:t>
            </w:r>
          </w:p>
        </w:tc>
      </w:tr>
      <w:tr w:rsidR="007054FF" w14:paraId="28621743" w14:textId="77777777">
        <w:tc>
          <w:tcPr>
            <w:tcW w:w="1103" w:type="dxa"/>
            <w:tcMar>
              <w:left w:w="28" w:type="dxa"/>
            </w:tcMar>
          </w:tcPr>
          <w:p w14:paraId="48AD52EC"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王珂</w:t>
            </w:r>
          </w:p>
        </w:tc>
        <w:tc>
          <w:tcPr>
            <w:tcW w:w="1733" w:type="dxa"/>
            <w:tcMar>
              <w:left w:w="28" w:type="dxa"/>
            </w:tcMar>
          </w:tcPr>
          <w:p w14:paraId="3C53162E"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副研究员</w:t>
            </w:r>
          </w:p>
        </w:tc>
        <w:tc>
          <w:tcPr>
            <w:tcW w:w="708" w:type="dxa"/>
            <w:tcMar>
              <w:left w:w="28" w:type="dxa"/>
            </w:tcMar>
            <w:vAlign w:val="center"/>
          </w:tcPr>
          <w:p w14:paraId="5A86B282"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54</w:t>
            </w:r>
          </w:p>
        </w:tc>
        <w:tc>
          <w:tcPr>
            <w:tcW w:w="4422" w:type="dxa"/>
            <w:tcMar>
              <w:left w:w="28" w:type="dxa"/>
            </w:tcMar>
          </w:tcPr>
          <w:p w14:paraId="7C7B1039" w14:textId="77777777" w:rsidR="007054FF" w:rsidRDefault="00402A0C">
            <w:pPr>
              <w:adjustRightInd w:val="0"/>
              <w:jc w:val="left"/>
              <w:rPr>
                <w:rFonts w:ascii="宋体" w:hAnsi="宋体" w:cs="宋体" w:hint="eastAsia"/>
                <w:color w:val="000000"/>
                <w:sz w:val="22"/>
                <w:szCs w:val="22"/>
              </w:rPr>
            </w:pPr>
            <w:r>
              <w:rPr>
                <w:rFonts w:ascii="宋体" w:hAnsi="宋体" w:cs="宋体" w:hint="eastAsia"/>
                <w:color w:val="000000"/>
                <w:sz w:val="22"/>
                <w:szCs w:val="22"/>
              </w:rPr>
              <w:t>关键技术研究</w:t>
            </w:r>
          </w:p>
        </w:tc>
        <w:tc>
          <w:tcPr>
            <w:tcW w:w="1248" w:type="dxa"/>
            <w:tcMar>
              <w:left w:w="28" w:type="dxa"/>
            </w:tcMar>
          </w:tcPr>
          <w:p w14:paraId="182A433C"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50%</w:t>
            </w:r>
          </w:p>
        </w:tc>
      </w:tr>
      <w:tr w:rsidR="007054FF" w14:paraId="00B2D621" w14:textId="77777777">
        <w:tc>
          <w:tcPr>
            <w:tcW w:w="1103" w:type="dxa"/>
            <w:tcMar>
              <w:left w:w="28" w:type="dxa"/>
            </w:tcMar>
          </w:tcPr>
          <w:p w14:paraId="56231D3C"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唐雯</w:t>
            </w:r>
          </w:p>
        </w:tc>
        <w:tc>
          <w:tcPr>
            <w:tcW w:w="1733" w:type="dxa"/>
            <w:tcMar>
              <w:left w:w="28" w:type="dxa"/>
            </w:tcMar>
          </w:tcPr>
          <w:p w14:paraId="1C2573F8"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助理研究员</w:t>
            </w:r>
          </w:p>
        </w:tc>
        <w:tc>
          <w:tcPr>
            <w:tcW w:w="708" w:type="dxa"/>
            <w:tcMar>
              <w:left w:w="28" w:type="dxa"/>
            </w:tcMar>
            <w:vAlign w:val="center"/>
          </w:tcPr>
          <w:p w14:paraId="63DEBD85"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31</w:t>
            </w:r>
          </w:p>
        </w:tc>
        <w:tc>
          <w:tcPr>
            <w:tcW w:w="4422" w:type="dxa"/>
            <w:tcMar>
              <w:left w:w="28" w:type="dxa"/>
            </w:tcMar>
          </w:tcPr>
          <w:p w14:paraId="73197BA5" w14:textId="77777777" w:rsidR="007054FF" w:rsidRDefault="00402A0C">
            <w:pPr>
              <w:adjustRightInd w:val="0"/>
              <w:jc w:val="left"/>
              <w:rPr>
                <w:rFonts w:ascii="宋体" w:hAnsi="宋体" w:cs="宋体" w:hint="eastAsia"/>
                <w:color w:val="000000"/>
                <w:sz w:val="22"/>
                <w:szCs w:val="22"/>
              </w:rPr>
            </w:pPr>
            <w:r>
              <w:rPr>
                <w:rFonts w:ascii="宋体" w:hAnsi="宋体" w:cs="宋体" w:hint="eastAsia"/>
                <w:color w:val="000000"/>
                <w:sz w:val="22"/>
                <w:szCs w:val="22"/>
              </w:rPr>
              <w:t>需求分析、方案设计</w:t>
            </w:r>
          </w:p>
        </w:tc>
        <w:tc>
          <w:tcPr>
            <w:tcW w:w="1248" w:type="dxa"/>
            <w:tcMar>
              <w:left w:w="28" w:type="dxa"/>
            </w:tcMar>
          </w:tcPr>
          <w:p w14:paraId="33A94B19"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25%</w:t>
            </w:r>
          </w:p>
        </w:tc>
      </w:tr>
      <w:tr w:rsidR="007054FF" w14:paraId="38FFC99C" w14:textId="77777777">
        <w:tc>
          <w:tcPr>
            <w:tcW w:w="1103" w:type="dxa"/>
            <w:tcMar>
              <w:left w:w="28" w:type="dxa"/>
            </w:tcMar>
          </w:tcPr>
          <w:p w14:paraId="67CD4D82"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贾鹏程</w:t>
            </w:r>
          </w:p>
        </w:tc>
        <w:tc>
          <w:tcPr>
            <w:tcW w:w="1733" w:type="dxa"/>
            <w:tcMar>
              <w:left w:w="28" w:type="dxa"/>
            </w:tcMar>
          </w:tcPr>
          <w:p w14:paraId="4A2363CC"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副研究员</w:t>
            </w:r>
          </w:p>
        </w:tc>
        <w:tc>
          <w:tcPr>
            <w:tcW w:w="708" w:type="dxa"/>
            <w:tcMar>
              <w:left w:w="28" w:type="dxa"/>
            </w:tcMar>
            <w:vAlign w:val="center"/>
          </w:tcPr>
          <w:p w14:paraId="4AB859CF"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34</w:t>
            </w:r>
          </w:p>
        </w:tc>
        <w:tc>
          <w:tcPr>
            <w:tcW w:w="4422" w:type="dxa"/>
            <w:tcMar>
              <w:left w:w="28" w:type="dxa"/>
            </w:tcMar>
          </w:tcPr>
          <w:p w14:paraId="1D5A25BB" w14:textId="77777777" w:rsidR="007054FF" w:rsidRDefault="00402A0C">
            <w:pPr>
              <w:adjustRightInd w:val="0"/>
              <w:jc w:val="left"/>
              <w:rPr>
                <w:rFonts w:ascii="宋体" w:hAnsi="宋体" w:cs="宋体" w:hint="eastAsia"/>
                <w:color w:val="000000"/>
                <w:sz w:val="22"/>
                <w:szCs w:val="22"/>
              </w:rPr>
            </w:pPr>
            <w:r>
              <w:rPr>
                <w:rFonts w:ascii="宋体" w:hAnsi="宋体" w:cs="宋体" w:hint="eastAsia"/>
                <w:color w:val="000000"/>
                <w:sz w:val="22"/>
                <w:szCs w:val="22"/>
              </w:rPr>
              <w:t>关键技术研究、现场试验</w:t>
            </w:r>
          </w:p>
        </w:tc>
        <w:tc>
          <w:tcPr>
            <w:tcW w:w="1248" w:type="dxa"/>
            <w:tcMar>
              <w:left w:w="28" w:type="dxa"/>
            </w:tcMar>
          </w:tcPr>
          <w:p w14:paraId="26662E02"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25%</w:t>
            </w:r>
          </w:p>
        </w:tc>
      </w:tr>
      <w:tr w:rsidR="007054FF" w14:paraId="1FD87B55" w14:textId="77777777">
        <w:tc>
          <w:tcPr>
            <w:tcW w:w="1103" w:type="dxa"/>
            <w:tcMar>
              <w:left w:w="28" w:type="dxa"/>
            </w:tcMar>
          </w:tcPr>
          <w:p w14:paraId="47E63911"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赵天可</w:t>
            </w:r>
          </w:p>
        </w:tc>
        <w:tc>
          <w:tcPr>
            <w:tcW w:w="1733" w:type="dxa"/>
            <w:tcMar>
              <w:left w:w="28" w:type="dxa"/>
            </w:tcMar>
          </w:tcPr>
          <w:p w14:paraId="66282162"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研究实习员</w:t>
            </w:r>
          </w:p>
        </w:tc>
        <w:tc>
          <w:tcPr>
            <w:tcW w:w="708" w:type="dxa"/>
            <w:tcMar>
              <w:left w:w="28" w:type="dxa"/>
            </w:tcMar>
            <w:vAlign w:val="center"/>
          </w:tcPr>
          <w:p w14:paraId="2C958F22"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26</w:t>
            </w:r>
          </w:p>
        </w:tc>
        <w:tc>
          <w:tcPr>
            <w:tcW w:w="4422" w:type="dxa"/>
            <w:tcMar>
              <w:left w:w="28" w:type="dxa"/>
            </w:tcMar>
          </w:tcPr>
          <w:p w14:paraId="00A0DFBA" w14:textId="77777777" w:rsidR="007054FF" w:rsidRDefault="00402A0C">
            <w:pPr>
              <w:adjustRightInd w:val="0"/>
              <w:jc w:val="left"/>
              <w:rPr>
                <w:rFonts w:ascii="宋体" w:hAnsi="宋体" w:cs="宋体" w:hint="eastAsia"/>
                <w:color w:val="000000"/>
                <w:sz w:val="22"/>
                <w:szCs w:val="22"/>
              </w:rPr>
            </w:pPr>
            <w:r>
              <w:rPr>
                <w:rFonts w:ascii="宋体" w:hAnsi="宋体" w:cs="宋体" w:hint="eastAsia"/>
                <w:color w:val="000000"/>
                <w:sz w:val="22"/>
                <w:szCs w:val="22"/>
              </w:rPr>
              <w:t>研究报告编制</w:t>
            </w:r>
          </w:p>
        </w:tc>
        <w:tc>
          <w:tcPr>
            <w:tcW w:w="1248" w:type="dxa"/>
            <w:tcMar>
              <w:left w:w="28" w:type="dxa"/>
            </w:tcMar>
          </w:tcPr>
          <w:p w14:paraId="36B383EA"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25%</w:t>
            </w:r>
          </w:p>
        </w:tc>
      </w:tr>
      <w:tr w:rsidR="007054FF" w14:paraId="0445B5B0" w14:textId="77777777">
        <w:tc>
          <w:tcPr>
            <w:tcW w:w="1103" w:type="dxa"/>
            <w:tcMar>
              <w:left w:w="28" w:type="dxa"/>
            </w:tcMar>
            <w:vAlign w:val="center"/>
          </w:tcPr>
          <w:p w14:paraId="4F002A38"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康妍</w:t>
            </w:r>
          </w:p>
        </w:tc>
        <w:tc>
          <w:tcPr>
            <w:tcW w:w="1733" w:type="dxa"/>
            <w:tcMar>
              <w:left w:w="28" w:type="dxa"/>
            </w:tcMar>
            <w:vAlign w:val="center"/>
          </w:tcPr>
          <w:p w14:paraId="546084FA"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助理研究员</w:t>
            </w:r>
          </w:p>
        </w:tc>
        <w:tc>
          <w:tcPr>
            <w:tcW w:w="708" w:type="dxa"/>
            <w:tcMar>
              <w:left w:w="28" w:type="dxa"/>
            </w:tcMar>
            <w:vAlign w:val="center"/>
          </w:tcPr>
          <w:p w14:paraId="15DA5479"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29</w:t>
            </w:r>
          </w:p>
        </w:tc>
        <w:tc>
          <w:tcPr>
            <w:tcW w:w="4422" w:type="dxa"/>
            <w:tcMar>
              <w:left w:w="28" w:type="dxa"/>
            </w:tcMar>
            <w:vAlign w:val="center"/>
          </w:tcPr>
          <w:p w14:paraId="73E75DC7" w14:textId="77777777" w:rsidR="007054FF" w:rsidRDefault="00402A0C">
            <w:pPr>
              <w:adjustRightInd w:val="0"/>
              <w:jc w:val="left"/>
              <w:rPr>
                <w:rFonts w:ascii="宋体" w:hAnsi="宋体" w:cs="宋体" w:hint="eastAsia"/>
                <w:color w:val="000000"/>
                <w:sz w:val="22"/>
                <w:szCs w:val="22"/>
              </w:rPr>
            </w:pPr>
            <w:r>
              <w:rPr>
                <w:rFonts w:ascii="宋体" w:hAnsi="宋体" w:cs="宋体" w:hint="eastAsia"/>
                <w:color w:val="000000"/>
                <w:sz w:val="22"/>
                <w:szCs w:val="22"/>
              </w:rPr>
              <w:t>研究报告编制</w:t>
            </w:r>
          </w:p>
        </w:tc>
        <w:tc>
          <w:tcPr>
            <w:tcW w:w="1248" w:type="dxa"/>
            <w:tcMar>
              <w:left w:w="28" w:type="dxa"/>
            </w:tcMar>
            <w:vAlign w:val="center"/>
          </w:tcPr>
          <w:p w14:paraId="0E058180"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50%</w:t>
            </w:r>
          </w:p>
        </w:tc>
      </w:tr>
      <w:tr w:rsidR="007054FF" w14:paraId="32DF8988" w14:textId="77777777">
        <w:tc>
          <w:tcPr>
            <w:tcW w:w="1103" w:type="dxa"/>
            <w:tcMar>
              <w:left w:w="28" w:type="dxa"/>
            </w:tcMar>
          </w:tcPr>
          <w:p w14:paraId="0157DE88"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方晟浩</w:t>
            </w:r>
          </w:p>
        </w:tc>
        <w:tc>
          <w:tcPr>
            <w:tcW w:w="1733" w:type="dxa"/>
            <w:tcMar>
              <w:left w:w="28" w:type="dxa"/>
            </w:tcMar>
          </w:tcPr>
          <w:p w14:paraId="2300C6B9"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助理研究员</w:t>
            </w:r>
          </w:p>
        </w:tc>
        <w:tc>
          <w:tcPr>
            <w:tcW w:w="708" w:type="dxa"/>
            <w:tcMar>
              <w:left w:w="28" w:type="dxa"/>
            </w:tcMar>
            <w:vAlign w:val="center"/>
          </w:tcPr>
          <w:p w14:paraId="6FD46D57"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25</w:t>
            </w:r>
          </w:p>
        </w:tc>
        <w:tc>
          <w:tcPr>
            <w:tcW w:w="4422" w:type="dxa"/>
            <w:tcMar>
              <w:left w:w="28" w:type="dxa"/>
            </w:tcMar>
          </w:tcPr>
          <w:p w14:paraId="4373888C" w14:textId="77777777" w:rsidR="007054FF" w:rsidRDefault="00402A0C">
            <w:pPr>
              <w:adjustRightInd w:val="0"/>
              <w:jc w:val="left"/>
              <w:rPr>
                <w:rFonts w:ascii="宋体" w:hAnsi="宋体" w:cs="宋体" w:hint="eastAsia"/>
                <w:color w:val="000000"/>
                <w:sz w:val="22"/>
                <w:szCs w:val="22"/>
              </w:rPr>
            </w:pPr>
            <w:r>
              <w:rPr>
                <w:rFonts w:ascii="宋体" w:hAnsi="宋体" w:cs="宋体" w:hint="eastAsia"/>
                <w:color w:val="000000"/>
                <w:sz w:val="22"/>
                <w:szCs w:val="22"/>
              </w:rPr>
              <w:t>关键技术研究</w:t>
            </w:r>
          </w:p>
        </w:tc>
        <w:tc>
          <w:tcPr>
            <w:tcW w:w="1248" w:type="dxa"/>
            <w:tcMar>
              <w:left w:w="28" w:type="dxa"/>
            </w:tcMar>
          </w:tcPr>
          <w:p w14:paraId="424A2E50"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50%</w:t>
            </w:r>
          </w:p>
        </w:tc>
      </w:tr>
      <w:tr w:rsidR="007054FF" w14:paraId="6B80B3DA" w14:textId="77777777">
        <w:tc>
          <w:tcPr>
            <w:tcW w:w="1103" w:type="dxa"/>
            <w:tcMar>
              <w:left w:w="28" w:type="dxa"/>
            </w:tcMar>
          </w:tcPr>
          <w:p w14:paraId="44ABF169"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王建超</w:t>
            </w:r>
          </w:p>
        </w:tc>
        <w:tc>
          <w:tcPr>
            <w:tcW w:w="1733" w:type="dxa"/>
            <w:tcMar>
              <w:left w:w="28" w:type="dxa"/>
            </w:tcMar>
          </w:tcPr>
          <w:p w14:paraId="13591C2B"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助理研究员</w:t>
            </w:r>
          </w:p>
        </w:tc>
        <w:tc>
          <w:tcPr>
            <w:tcW w:w="708" w:type="dxa"/>
            <w:tcMar>
              <w:left w:w="28" w:type="dxa"/>
            </w:tcMar>
            <w:vAlign w:val="center"/>
          </w:tcPr>
          <w:p w14:paraId="5C9A5AFC"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31</w:t>
            </w:r>
          </w:p>
        </w:tc>
        <w:tc>
          <w:tcPr>
            <w:tcW w:w="4422" w:type="dxa"/>
            <w:tcMar>
              <w:left w:w="28" w:type="dxa"/>
            </w:tcMar>
          </w:tcPr>
          <w:p w14:paraId="28A16CAF" w14:textId="77777777" w:rsidR="007054FF" w:rsidRDefault="00402A0C">
            <w:pPr>
              <w:adjustRightInd w:val="0"/>
              <w:jc w:val="left"/>
              <w:rPr>
                <w:rFonts w:ascii="宋体" w:hAnsi="宋体" w:cs="宋体" w:hint="eastAsia"/>
                <w:color w:val="000000"/>
                <w:sz w:val="22"/>
                <w:szCs w:val="22"/>
              </w:rPr>
            </w:pPr>
            <w:r>
              <w:rPr>
                <w:rFonts w:ascii="宋体" w:hAnsi="宋体" w:cs="宋体" w:hint="eastAsia"/>
                <w:color w:val="000000"/>
                <w:sz w:val="22"/>
                <w:szCs w:val="22"/>
              </w:rPr>
              <w:t>需求分析、业务调研</w:t>
            </w:r>
          </w:p>
        </w:tc>
        <w:tc>
          <w:tcPr>
            <w:tcW w:w="1248" w:type="dxa"/>
            <w:tcMar>
              <w:left w:w="28" w:type="dxa"/>
            </w:tcMar>
          </w:tcPr>
          <w:p w14:paraId="53D34812"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25%</w:t>
            </w:r>
          </w:p>
        </w:tc>
      </w:tr>
      <w:tr w:rsidR="007054FF" w14:paraId="69680C01" w14:textId="77777777">
        <w:tc>
          <w:tcPr>
            <w:tcW w:w="1103" w:type="dxa"/>
            <w:tcMar>
              <w:left w:w="28" w:type="dxa"/>
            </w:tcMar>
          </w:tcPr>
          <w:p w14:paraId="43809FD1"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于均阳</w:t>
            </w:r>
          </w:p>
        </w:tc>
        <w:tc>
          <w:tcPr>
            <w:tcW w:w="1733" w:type="dxa"/>
            <w:tcMar>
              <w:left w:w="28" w:type="dxa"/>
            </w:tcMar>
          </w:tcPr>
          <w:p w14:paraId="387FE4E0"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工程师</w:t>
            </w:r>
          </w:p>
        </w:tc>
        <w:tc>
          <w:tcPr>
            <w:tcW w:w="708" w:type="dxa"/>
            <w:tcMar>
              <w:left w:w="28" w:type="dxa"/>
            </w:tcMar>
            <w:vAlign w:val="center"/>
          </w:tcPr>
          <w:p w14:paraId="1D7C37F3"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28</w:t>
            </w:r>
          </w:p>
        </w:tc>
        <w:tc>
          <w:tcPr>
            <w:tcW w:w="4422" w:type="dxa"/>
            <w:tcMar>
              <w:left w:w="28" w:type="dxa"/>
            </w:tcMar>
          </w:tcPr>
          <w:p w14:paraId="417B1F32" w14:textId="77777777" w:rsidR="007054FF" w:rsidRDefault="00402A0C">
            <w:pPr>
              <w:adjustRightInd w:val="0"/>
              <w:jc w:val="left"/>
              <w:rPr>
                <w:rFonts w:ascii="宋体" w:hAnsi="宋体" w:cs="宋体" w:hint="eastAsia"/>
                <w:color w:val="000000"/>
                <w:sz w:val="22"/>
                <w:szCs w:val="22"/>
              </w:rPr>
            </w:pPr>
            <w:r>
              <w:rPr>
                <w:rFonts w:ascii="宋体" w:hAnsi="宋体" w:cs="宋体" w:hint="eastAsia"/>
                <w:color w:val="000000"/>
                <w:sz w:val="22"/>
                <w:szCs w:val="22"/>
              </w:rPr>
              <w:t>需求分析、方案设计</w:t>
            </w:r>
          </w:p>
        </w:tc>
        <w:tc>
          <w:tcPr>
            <w:tcW w:w="1248" w:type="dxa"/>
            <w:tcMar>
              <w:left w:w="28" w:type="dxa"/>
            </w:tcMar>
          </w:tcPr>
          <w:p w14:paraId="2B68AAAA"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25%</w:t>
            </w:r>
          </w:p>
        </w:tc>
      </w:tr>
      <w:tr w:rsidR="007054FF" w14:paraId="22A6606B" w14:textId="77777777">
        <w:tc>
          <w:tcPr>
            <w:tcW w:w="1103" w:type="dxa"/>
            <w:tcMar>
              <w:left w:w="28" w:type="dxa"/>
            </w:tcMar>
          </w:tcPr>
          <w:p w14:paraId="57A170CE"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段杰鹏</w:t>
            </w:r>
          </w:p>
        </w:tc>
        <w:tc>
          <w:tcPr>
            <w:tcW w:w="1733" w:type="dxa"/>
            <w:tcMar>
              <w:left w:w="28" w:type="dxa"/>
            </w:tcMar>
          </w:tcPr>
          <w:p w14:paraId="677184FF"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工程师</w:t>
            </w:r>
          </w:p>
        </w:tc>
        <w:tc>
          <w:tcPr>
            <w:tcW w:w="708" w:type="dxa"/>
            <w:tcMar>
              <w:left w:w="28" w:type="dxa"/>
            </w:tcMar>
            <w:vAlign w:val="center"/>
          </w:tcPr>
          <w:p w14:paraId="090815A3"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30</w:t>
            </w:r>
          </w:p>
        </w:tc>
        <w:tc>
          <w:tcPr>
            <w:tcW w:w="4422" w:type="dxa"/>
            <w:tcMar>
              <w:left w:w="28" w:type="dxa"/>
            </w:tcMar>
          </w:tcPr>
          <w:p w14:paraId="1632D061" w14:textId="77777777" w:rsidR="007054FF" w:rsidRDefault="00402A0C">
            <w:pPr>
              <w:adjustRightInd w:val="0"/>
              <w:jc w:val="left"/>
              <w:rPr>
                <w:rFonts w:ascii="宋体" w:hAnsi="宋体" w:cs="宋体" w:hint="eastAsia"/>
                <w:color w:val="000000"/>
                <w:sz w:val="22"/>
                <w:szCs w:val="22"/>
              </w:rPr>
            </w:pPr>
            <w:r>
              <w:rPr>
                <w:rFonts w:ascii="宋体" w:hAnsi="宋体" w:cs="宋体" w:hint="eastAsia"/>
                <w:color w:val="000000"/>
                <w:sz w:val="22"/>
                <w:szCs w:val="22"/>
              </w:rPr>
              <w:t>需求分析、业务调研</w:t>
            </w:r>
          </w:p>
        </w:tc>
        <w:tc>
          <w:tcPr>
            <w:tcW w:w="1248" w:type="dxa"/>
            <w:tcMar>
              <w:left w:w="28" w:type="dxa"/>
            </w:tcMar>
          </w:tcPr>
          <w:p w14:paraId="3670DBA0"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25%</w:t>
            </w:r>
          </w:p>
        </w:tc>
      </w:tr>
      <w:tr w:rsidR="007054FF" w14:paraId="240CDD1E" w14:textId="77777777">
        <w:tc>
          <w:tcPr>
            <w:tcW w:w="1103" w:type="dxa"/>
            <w:tcMar>
              <w:left w:w="28" w:type="dxa"/>
            </w:tcMar>
          </w:tcPr>
          <w:p w14:paraId="63CDB3CC"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蔡国峰</w:t>
            </w:r>
          </w:p>
        </w:tc>
        <w:tc>
          <w:tcPr>
            <w:tcW w:w="1733" w:type="dxa"/>
            <w:tcMar>
              <w:left w:w="28" w:type="dxa"/>
            </w:tcMar>
          </w:tcPr>
          <w:p w14:paraId="65778B86"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副研究员</w:t>
            </w:r>
          </w:p>
        </w:tc>
        <w:tc>
          <w:tcPr>
            <w:tcW w:w="708" w:type="dxa"/>
            <w:tcMar>
              <w:left w:w="28" w:type="dxa"/>
            </w:tcMar>
            <w:vAlign w:val="center"/>
          </w:tcPr>
          <w:p w14:paraId="36307B88"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42</w:t>
            </w:r>
          </w:p>
        </w:tc>
        <w:tc>
          <w:tcPr>
            <w:tcW w:w="4422" w:type="dxa"/>
            <w:tcMar>
              <w:left w:w="28" w:type="dxa"/>
            </w:tcMar>
          </w:tcPr>
          <w:p w14:paraId="7CFFE0CD" w14:textId="77777777" w:rsidR="007054FF" w:rsidRDefault="00402A0C">
            <w:pPr>
              <w:adjustRightInd w:val="0"/>
              <w:jc w:val="left"/>
              <w:rPr>
                <w:rFonts w:ascii="宋体" w:hAnsi="宋体" w:cs="宋体" w:hint="eastAsia"/>
                <w:color w:val="000000"/>
                <w:sz w:val="22"/>
                <w:szCs w:val="22"/>
              </w:rPr>
            </w:pPr>
            <w:r>
              <w:rPr>
                <w:rFonts w:ascii="宋体" w:hAnsi="宋体" w:cs="宋体" w:hint="eastAsia"/>
                <w:color w:val="000000"/>
                <w:sz w:val="22"/>
                <w:szCs w:val="22"/>
              </w:rPr>
              <w:t>关键技术研究、现场试验</w:t>
            </w:r>
          </w:p>
        </w:tc>
        <w:tc>
          <w:tcPr>
            <w:tcW w:w="1248" w:type="dxa"/>
            <w:tcMar>
              <w:left w:w="28" w:type="dxa"/>
            </w:tcMar>
          </w:tcPr>
          <w:p w14:paraId="7F6014DA"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75%</w:t>
            </w:r>
          </w:p>
        </w:tc>
      </w:tr>
      <w:tr w:rsidR="007054FF" w14:paraId="5436666D" w14:textId="77777777">
        <w:tc>
          <w:tcPr>
            <w:tcW w:w="1103" w:type="dxa"/>
            <w:tcMar>
              <w:left w:w="28" w:type="dxa"/>
            </w:tcMar>
          </w:tcPr>
          <w:p w14:paraId="1C8B8D5C"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张煜山</w:t>
            </w:r>
          </w:p>
        </w:tc>
        <w:tc>
          <w:tcPr>
            <w:tcW w:w="1733" w:type="dxa"/>
            <w:tcMar>
              <w:left w:w="28" w:type="dxa"/>
            </w:tcMar>
          </w:tcPr>
          <w:p w14:paraId="30BAC483"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助理研究员</w:t>
            </w:r>
          </w:p>
        </w:tc>
        <w:tc>
          <w:tcPr>
            <w:tcW w:w="708" w:type="dxa"/>
            <w:tcMar>
              <w:left w:w="28" w:type="dxa"/>
            </w:tcMar>
            <w:vAlign w:val="center"/>
          </w:tcPr>
          <w:p w14:paraId="08119103"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40</w:t>
            </w:r>
          </w:p>
        </w:tc>
        <w:tc>
          <w:tcPr>
            <w:tcW w:w="4422" w:type="dxa"/>
            <w:tcMar>
              <w:left w:w="28" w:type="dxa"/>
            </w:tcMar>
          </w:tcPr>
          <w:p w14:paraId="24F4D524" w14:textId="77777777" w:rsidR="007054FF" w:rsidRDefault="00402A0C">
            <w:pPr>
              <w:adjustRightInd w:val="0"/>
              <w:jc w:val="left"/>
              <w:rPr>
                <w:rFonts w:ascii="宋体" w:hAnsi="宋体" w:cs="宋体" w:hint="eastAsia"/>
                <w:color w:val="000000"/>
                <w:sz w:val="22"/>
                <w:szCs w:val="22"/>
              </w:rPr>
            </w:pPr>
            <w:r>
              <w:rPr>
                <w:rFonts w:ascii="宋体" w:hAnsi="宋体" w:cs="宋体" w:hint="eastAsia"/>
                <w:color w:val="000000"/>
                <w:sz w:val="22"/>
                <w:szCs w:val="22"/>
              </w:rPr>
              <w:t>关键技术研究、现场试验</w:t>
            </w:r>
          </w:p>
        </w:tc>
        <w:tc>
          <w:tcPr>
            <w:tcW w:w="1248" w:type="dxa"/>
            <w:tcMar>
              <w:left w:w="28" w:type="dxa"/>
            </w:tcMar>
          </w:tcPr>
          <w:p w14:paraId="5FA190A1"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50%</w:t>
            </w:r>
          </w:p>
        </w:tc>
      </w:tr>
      <w:tr w:rsidR="007054FF" w14:paraId="5A93C41C" w14:textId="77777777">
        <w:tc>
          <w:tcPr>
            <w:tcW w:w="1103" w:type="dxa"/>
            <w:tcMar>
              <w:left w:w="28" w:type="dxa"/>
            </w:tcMar>
          </w:tcPr>
          <w:p w14:paraId="460439B1"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王辉</w:t>
            </w:r>
          </w:p>
        </w:tc>
        <w:tc>
          <w:tcPr>
            <w:tcW w:w="1733" w:type="dxa"/>
            <w:tcMar>
              <w:left w:w="28" w:type="dxa"/>
            </w:tcMar>
          </w:tcPr>
          <w:p w14:paraId="2B2609D4"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副研究员</w:t>
            </w:r>
          </w:p>
        </w:tc>
        <w:tc>
          <w:tcPr>
            <w:tcW w:w="708" w:type="dxa"/>
            <w:tcMar>
              <w:left w:w="28" w:type="dxa"/>
            </w:tcMar>
            <w:vAlign w:val="center"/>
          </w:tcPr>
          <w:p w14:paraId="6D53CB47"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36</w:t>
            </w:r>
          </w:p>
        </w:tc>
        <w:tc>
          <w:tcPr>
            <w:tcW w:w="4422" w:type="dxa"/>
            <w:tcMar>
              <w:left w:w="28" w:type="dxa"/>
            </w:tcMar>
          </w:tcPr>
          <w:p w14:paraId="42AA44A6" w14:textId="77777777" w:rsidR="007054FF" w:rsidRDefault="00402A0C">
            <w:pPr>
              <w:adjustRightInd w:val="0"/>
              <w:jc w:val="left"/>
              <w:rPr>
                <w:rFonts w:ascii="宋体" w:hAnsi="宋体" w:cs="宋体" w:hint="eastAsia"/>
                <w:color w:val="000000"/>
                <w:sz w:val="22"/>
                <w:szCs w:val="22"/>
              </w:rPr>
            </w:pPr>
            <w:r>
              <w:rPr>
                <w:rFonts w:ascii="宋体" w:hAnsi="宋体" w:cs="宋体" w:hint="eastAsia"/>
                <w:color w:val="000000"/>
                <w:sz w:val="22"/>
                <w:szCs w:val="22"/>
              </w:rPr>
              <w:t>关键技术研究、现场试验</w:t>
            </w:r>
          </w:p>
        </w:tc>
        <w:tc>
          <w:tcPr>
            <w:tcW w:w="1248" w:type="dxa"/>
            <w:tcMar>
              <w:left w:w="28" w:type="dxa"/>
            </w:tcMar>
          </w:tcPr>
          <w:p w14:paraId="191876D7"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75%</w:t>
            </w:r>
          </w:p>
        </w:tc>
      </w:tr>
      <w:tr w:rsidR="007054FF" w14:paraId="63CF6669" w14:textId="77777777">
        <w:tc>
          <w:tcPr>
            <w:tcW w:w="1103" w:type="dxa"/>
            <w:tcMar>
              <w:left w:w="28" w:type="dxa"/>
            </w:tcMar>
          </w:tcPr>
          <w:p w14:paraId="71D7543D"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温少琛</w:t>
            </w:r>
          </w:p>
        </w:tc>
        <w:tc>
          <w:tcPr>
            <w:tcW w:w="1733" w:type="dxa"/>
            <w:tcMar>
              <w:left w:w="28" w:type="dxa"/>
            </w:tcMar>
          </w:tcPr>
          <w:p w14:paraId="6CC7A1D7"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工程师</w:t>
            </w:r>
          </w:p>
        </w:tc>
        <w:tc>
          <w:tcPr>
            <w:tcW w:w="708" w:type="dxa"/>
            <w:tcMar>
              <w:left w:w="28" w:type="dxa"/>
            </w:tcMar>
            <w:vAlign w:val="center"/>
          </w:tcPr>
          <w:p w14:paraId="4198B4B5"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32</w:t>
            </w:r>
          </w:p>
        </w:tc>
        <w:tc>
          <w:tcPr>
            <w:tcW w:w="4422" w:type="dxa"/>
            <w:tcMar>
              <w:left w:w="28" w:type="dxa"/>
            </w:tcMar>
          </w:tcPr>
          <w:p w14:paraId="1A596A7C" w14:textId="77777777" w:rsidR="007054FF" w:rsidRDefault="00402A0C">
            <w:pPr>
              <w:adjustRightInd w:val="0"/>
              <w:jc w:val="left"/>
              <w:rPr>
                <w:rFonts w:ascii="宋体" w:hAnsi="宋体" w:cs="宋体" w:hint="eastAsia"/>
                <w:color w:val="000000"/>
                <w:sz w:val="22"/>
                <w:szCs w:val="22"/>
              </w:rPr>
            </w:pPr>
            <w:r>
              <w:rPr>
                <w:rFonts w:ascii="宋体" w:hAnsi="宋体" w:cs="宋体" w:hint="eastAsia"/>
                <w:color w:val="000000"/>
                <w:sz w:val="22"/>
                <w:szCs w:val="22"/>
              </w:rPr>
              <w:t>关键技术研究、模拟验证</w:t>
            </w:r>
          </w:p>
        </w:tc>
        <w:tc>
          <w:tcPr>
            <w:tcW w:w="1248" w:type="dxa"/>
            <w:tcMar>
              <w:left w:w="28" w:type="dxa"/>
            </w:tcMar>
          </w:tcPr>
          <w:p w14:paraId="7356CBA5"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50%</w:t>
            </w:r>
          </w:p>
        </w:tc>
      </w:tr>
      <w:tr w:rsidR="007054FF" w14:paraId="7FDF8926" w14:textId="77777777">
        <w:tc>
          <w:tcPr>
            <w:tcW w:w="1103" w:type="dxa"/>
            <w:tcMar>
              <w:left w:w="28" w:type="dxa"/>
            </w:tcMar>
          </w:tcPr>
          <w:p w14:paraId="2698B286"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王春雷</w:t>
            </w:r>
          </w:p>
        </w:tc>
        <w:tc>
          <w:tcPr>
            <w:tcW w:w="1733" w:type="dxa"/>
            <w:tcMar>
              <w:left w:w="28" w:type="dxa"/>
            </w:tcMar>
          </w:tcPr>
          <w:p w14:paraId="4B057321"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工程师</w:t>
            </w:r>
          </w:p>
        </w:tc>
        <w:tc>
          <w:tcPr>
            <w:tcW w:w="708" w:type="dxa"/>
            <w:tcMar>
              <w:left w:w="28" w:type="dxa"/>
            </w:tcMar>
            <w:vAlign w:val="center"/>
          </w:tcPr>
          <w:p w14:paraId="2B1E9886"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32</w:t>
            </w:r>
          </w:p>
        </w:tc>
        <w:tc>
          <w:tcPr>
            <w:tcW w:w="4422" w:type="dxa"/>
            <w:tcMar>
              <w:left w:w="28" w:type="dxa"/>
            </w:tcMar>
          </w:tcPr>
          <w:p w14:paraId="4FCE16DC" w14:textId="77777777" w:rsidR="007054FF" w:rsidRDefault="00402A0C">
            <w:pPr>
              <w:adjustRightInd w:val="0"/>
              <w:jc w:val="left"/>
              <w:rPr>
                <w:rFonts w:ascii="宋体" w:hAnsi="宋体" w:cs="宋体" w:hint="eastAsia"/>
                <w:color w:val="000000"/>
                <w:sz w:val="22"/>
                <w:szCs w:val="22"/>
              </w:rPr>
            </w:pPr>
            <w:r>
              <w:rPr>
                <w:rFonts w:ascii="宋体" w:hAnsi="宋体" w:cs="宋体" w:hint="eastAsia"/>
                <w:color w:val="000000"/>
                <w:sz w:val="22"/>
                <w:szCs w:val="22"/>
              </w:rPr>
              <w:t>关键技术研究、模拟验证</w:t>
            </w:r>
          </w:p>
        </w:tc>
        <w:tc>
          <w:tcPr>
            <w:tcW w:w="1248" w:type="dxa"/>
            <w:tcMar>
              <w:left w:w="28" w:type="dxa"/>
            </w:tcMar>
          </w:tcPr>
          <w:p w14:paraId="304FC905"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50%</w:t>
            </w:r>
          </w:p>
        </w:tc>
      </w:tr>
      <w:tr w:rsidR="007054FF" w14:paraId="313A5190" w14:textId="77777777">
        <w:tc>
          <w:tcPr>
            <w:tcW w:w="1103" w:type="dxa"/>
            <w:tcMar>
              <w:left w:w="28" w:type="dxa"/>
            </w:tcMar>
          </w:tcPr>
          <w:p w14:paraId="3D9D69D2"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尹晓孟</w:t>
            </w:r>
          </w:p>
        </w:tc>
        <w:tc>
          <w:tcPr>
            <w:tcW w:w="1733" w:type="dxa"/>
            <w:tcMar>
              <w:left w:w="28" w:type="dxa"/>
            </w:tcMar>
          </w:tcPr>
          <w:p w14:paraId="5AF1703C"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工程师</w:t>
            </w:r>
          </w:p>
        </w:tc>
        <w:tc>
          <w:tcPr>
            <w:tcW w:w="708" w:type="dxa"/>
            <w:tcMar>
              <w:left w:w="28" w:type="dxa"/>
            </w:tcMar>
            <w:vAlign w:val="center"/>
          </w:tcPr>
          <w:p w14:paraId="7B6B8A8E"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29</w:t>
            </w:r>
          </w:p>
        </w:tc>
        <w:tc>
          <w:tcPr>
            <w:tcW w:w="4422" w:type="dxa"/>
            <w:tcMar>
              <w:left w:w="28" w:type="dxa"/>
            </w:tcMar>
          </w:tcPr>
          <w:p w14:paraId="67AF64D7" w14:textId="77777777" w:rsidR="007054FF" w:rsidRDefault="00402A0C">
            <w:pPr>
              <w:adjustRightInd w:val="0"/>
              <w:jc w:val="left"/>
              <w:rPr>
                <w:rFonts w:ascii="宋体" w:hAnsi="宋体" w:cs="宋体" w:hint="eastAsia"/>
                <w:color w:val="000000"/>
                <w:sz w:val="22"/>
                <w:szCs w:val="22"/>
              </w:rPr>
            </w:pPr>
            <w:r>
              <w:rPr>
                <w:rFonts w:ascii="宋体" w:hAnsi="宋体" w:cs="宋体" w:hint="eastAsia"/>
                <w:color w:val="000000"/>
                <w:sz w:val="22"/>
                <w:szCs w:val="22"/>
              </w:rPr>
              <w:t>关键技术研究、模拟验证</w:t>
            </w:r>
          </w:p>
        </w:tc>
        <w:tc>
          <w:tcPr>
            <w:tcW w:w="1248" w:type="dxa"/>
            <w:tcMar>
              <w:left w:w="28" w:type="dxa"/>
            </w:tcMar>
          </w:tcPr>
          <w:p w14:paraId="4EBC84AA"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25%</w:t>
            </w:r>
          </w:p>
        </w:tc>
      </w:tr>
      <w:tr w:rsidR="007054FF" w14:paraId="64F52ABA" w14:textId="77777777">
        <w:tc>
          <w:tcPr>
            <w:tcW w:w="1103" w:type="dxa"/>
            <w:tcMar>
              <w:left w:w="28" w:type="dxa"/>
            </w:tcMar>
          </w:tcPr>
          <w:p w14:paraId="2557D90E"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韩晓峰</w:t>
            </w:r>
          </w:p>
        </w:tc>
        <w:tc>
          <w:tcPr>
            <w:tcW w:w="1733" w:type="dxa"/>
            <w:tcMar>
              <w:left w:w="28" w:type="dxa"/>
            </w:tcMar>
          </w:tcPr>
          <w:p w14:paraId="362EBC76"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工程师</w:t>
            </w:r>
          </w:p>
        </w:tc>
        <w:tc>
          <w:tcPr>
            <w:tcW w:w="708" w:type="dxa"/>
            <w:tcMar>
              <w:left w:w="28" w:type="dxa"/>
            </w:tcMar>
            <w:vAlign w:val="center"/>
          </w:tcPr>
          <w:p w14:paraId="3A00D48F"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38</w:t>
            </w:r>
          </w:p>
        </w:tc>
        <w:tc>
          <w:tcPr>
            <w:tcW w:w="4422" w:type="dxa"/>
            <w:tcMar>
              <w:left w:w="28" w:type="dxa"/>
            </w:tcMar>
          </w:tcPr>
          <w:p w14:paraId="4CE735AF" w14:textId="77777777" w:rsidR="007054FF" w:rsidRDefault="00402A0C">
            <w:pPr>
              <w:adjustRightInd w:val="0"/>
              <w:jc w:val="left"/>
              <w:rPr>
                <w:rFonts w:ascii="宋体" w:hAnsi="宋体" w:cs="宋体" w:hint="eastAsia"/>
                <w:color w:val="000000"/>
                <w:sz w:val="22"/>
                <w:szCs w:val="22"/>
              </w:rPr>
            </w:pPr>
            <w:r>
              <w:rPr>
                <w:rFonts w:ascii="宋体" w:hAnsi="宋体" w:cs="宋体" w:hint="eastAsia"/>
                <w:color w:val="000000"/>
                <w:sz w:val="22"/>
                <w:szCs w:val="22"/>
              </w:rPr>
              <w:t>系统研发</w:t>
            </w:r>
          </w:p>
        </w:tc>
        <w:tc>
          <w:tcPr>
            <w:tcW w:w="1248" w:type="dxa"/>
            <w:tcMar>
              <w:left w:w="28" w:type="dxa"/>
            </w:tcMar>
          </w:tcPr>
          <w:p w14:paraId="5D035C34"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25%</w:t>
            </w:r>
          </w:p>
        </w:tc>
      </w:tr>
      <w:tr w:rsidR="007054FF" w14:paraId="2FA1101B" w14:textId="77777777">
        <w:tc>
          <w:tcPr>
            <w:tcW w:w="1103" w:type="dxa"/>
            <w:tcMar>
              <w:left w:w="28" w:type="dxa"/>
            </w:tcMar>
          </w:tcPr>
          <w:p w14:paraId="2C751ABB"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董得鹏</w:t>
            </w:r>
          </w:p>
        </w:tc>
        <w:tc>
          <w:tcPr>
            <w:tcW w:w="1733" w:type="dxa"/>
            <w:tcMar>
              <w:left w:w="28" w:type="dxa"/>
            </w:tcMar>
          </w:tcPr>
          <w:p w14:paraId="238F46C3"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工程师</w:t>
            </w:r>
          </w:p>
        </w:tc>
        <w:tc>
          <w:tcPr>
            <w:tcW w:w="708" w:type="dxa"/>
            <w:tcMar>
              <w:left w:w="28" w:type="dxa"/>
            </w:tcMar>
            <w:vAlign w:val="center"/>
          </w:tcPr>
          <w:p w14:paraId="4A9A5D9D"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36</w:t>
            </w:r>
          </w:p>
        </w:tc>
        <w:tc>
          <w:tcPr>
            <w:tcW w:w="4422" w:type="dxa"/>
            <w:tcMar>
              <w:left w:w="28" w:type="dxa"/>
            </w:tcMar>
          </w:tcPr>
          <w:p w14:paraId="1F062169" w14:textId="77777777" w:rsidR="007054FF" w:rsidRDefault="00402A0C">
            <w:pPr>
              <w:adjustRightInd w:val="0"/>
              <w:jc w:val="left"/>
              <w:rPr>
                <w:rFonts w:ascii="宋体" w:hAnsi="宋体" w:cs="宋体" w:hint="eastAsia"/>
                <w:color w:val="000000"/>
                <w:sz w:val="22"/>
                <w:szCs w:val="22"/>
              </w:rPr>
            </w:pPr>
            <w:r>
              <w:rPr>
                <w:rFonts w:ascii="宋体" w:hAnsi="宋体" w:cs="宋体" w:hint="eastAsia"/>
                <w:color w:val="000000"/>
                <w:sz w:val="22"/>
                <w:szCs w:val="22"/>
              </w:rPr>
              <w:t>系统研发</w:t>
            </w:r>
          </w:p>
        </w:tc>
        <w:tc>
          <w:tcPr>
            <w:tcW w:w="1248" w:type="dxa"/>
            <w:tcMar>
              <w:left w:w="28" w:type="dxa"/>
            </w:tcMar>
          </w:tcPr>
          <w:p w14:paraId="493C76A9"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25%</w:t>
            </w:r>
          </w:p>
        </w:tc>
      </w:tr>
      <w:tr w:rsidR="007054FF" w14:paraId="121EAB26" w14:textId="77777777">
        <w:tc>
          <w:tcPr>
            <w:tcW w:w="1103" w:type="dxa"/>
            <w:tcMar>
              <w:left w:w="28" w:type="dxa"/>
            </w:tcMar>
          </w:tcPr>
          <w:p w14:paraId="50F3A610"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陈咏梅</w:t>
            </w:r>
          </w:p>
        </w:tc>
        <w:tc>
          <w:tcPr>
            <w:tcW w:w="1733" w:type="dxa"/>
            <w:tcMar>
              <w:left w:w="28" w:type="dxa"/>
            </w:tcMar>
          </w:tcPr>
          <w:p w14:paraId="2E368DE1"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高级工程师</w:t>
            </w:r>
          </w:p>
        </w:tc>
        <w:tc>
          <w:tcPr>
            <w:tcW w:w="708" w:type="dxa"/>
            <w:tcMar>
              <w:left w:w="28" w:type="dxa"/>
            </w:tcMar>
            <w:vAlign w:val="center"/>
          </w:tcPr>
          <w:p w14:paraId="7DEDB0F3"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49</w:t>
            </w:r>
          </w:p>
        </w:tc>
        <w:tc>
          <w:tcPr>
            <w:tcW w:w="4422" w:type="dxa"/>
            <w:tcMar>
              <w:left w:w="28" w:type="dxa"/>
            </w:tcMar>
          </w:tcPr>
          <w:p w14:paraId="22AA4DAB" w14:textId="77777777" w:rsidR="007054FF" w:rsidRDefault="00402A0C">
            <w:pPr>
              <w:adjustRightInd w:val="0"/>
              <w:jc w:val="left"/>
              <w:rPr>
                <w:rFonts w:ascii="宋体" w:hAnsi="宋体" w:cs="宋体" w:hint="eastAsia"/>
                <w:color w:val="000000"/>
                <w:sz w:val="22"/>
                <w:szCs w:val="22"/>
              </w:rPr>
            </w:pPr>
            <w:r>
              <w:rPr>
                <w:rFonts w:ascii="宋体" w:hAnsi="宋体" w:cs="宋体" w:hint="eastAsia"/>
                <w:color w:val="000000"/>
                <w:sz w:val="22"/>
                <w:szCs w:val="22"/>
              </w:rPr>
              <w:t>现场试验应用</w:t>
            </w:r>
          </w:p>
        </w:tc>
        <w:tc>
          <w:tcPr>
            <w:tcW w:w="1248" w:type="dxa"/>
            <w:tcMar>
              <w:left w:w="28" w:type="dxa"/>
            </w:tcMar>
          </w:tcPr>
          <w:p w14:paraId="7A726878"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25%</w:t>
            </w:r>
          </w:p>
        </w:tc>
      </w:tr>
      <w:tr w:rsidR="007054FF" w14:paraId="1C077A2B" w14:textId="77777777">
        <w:tc>
          <w:tcPr>
            <w:tcW w:w="1103" w:type="dxa"/>
            <w:tcMar>
              <w:left w:w="28" w:type="dxa"/>
            </w:tcMar>
          </w:tcPr>
          <w:p w14:paraId="3D98857B"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白伟</w:t>
            </w:r>
          </w:p>
        </w:tc>
        <w:tc>
          <w:tcPr>
            <w:tcW w:w="1733" w:type="dxa"/>
            <w:tcMar>
              <w:left w:w="28" w:type="dxa"/>
            </w:tcMar>
          </w:tcPr>
          <w:p w14:paraId="1F458DC3"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副研究员</w:t>
            </w:r>
          </w:p>
        </w:tc>
        <w:tc>
          <w:tcPr>
            <w:tcW w:w="708" w:type="dxa"/>
            <w:tcMar>
              <w:left w:w="28" w:type="dxa"/>
            </w:tcMar>
            <w:vAlign w:val="center"/>
          </w:tcPr>
          <w:p w14:paraId="4A5C2FA8"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35</w:t>
            </w:r>
          </w:p>
        </w:tc>
        <w:tc>
          <w:tcPr>
            <w:tcW w:w="4422" w:type="dxa"/>
            <w:tcMar>
              <w:left w:w="28" w:type="dxa"/>
            </w:tcMar>
          </w:tcPr>
          <w:p w14:paraId="4D9D1440" w14:textId="77777777" w:rsidR="007054FF" w:rsidRDefault="00402A0C">
            <w:pPr>
              <w:adjustRightInd w:val="0"/>
              <w:jc w:val="left"/>
              <w:rPr>
                <w:rFonts w:ascii="宋体" w:hAnsi="宋体" w:cs="宋体" w:hint="eastAsia"/>
                <w:color w:val="000000"/>
                <w:sz w:val="22"/>
                <w:szCs w:val="22"/>
              </w:rPr>
            </w:pPr>
            <w:r>
              <w:rPr>
                <w:rFonts w:ascii="宋体" w:hAnsi="宋体" w:cs="宋体" w:hint="eastAsia"/>
                <w:color w:val="000000"/>
                <w:sz w:val="22"/>
                <w:szCs w:val="22"/>
              </w:rPr>
              <w:t>方案设计、关键技术研究</w:t>
            </w:r>
          </w:p>
        </w:tc>
        <w:tc>
          <w:tcPr>
            <w:tcW w:w="1248" w:type="dxa"/>
            <w:tcMar>
              <w:left w:w="28" w:type="dxa"/>
            </w:tcMar>
          </w:tcPr>
          <w:p w14:paraId="1E1EBB63"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75%</w:t>
            </w:r>
          </w:p>
        </w:tc>
      </w:tr>
      <w:tr w:rsidR="007054FF" w14:paraId="27FBDEE9" w14:textId="77777777">
        <w:tc>
          <w:tcPr>
            <w:tcW w:w="1103" w:type="dxa"/>
            <w:tcMar>
              <w:left w:w="28" w:type="dxa"/>
            </w:tcMar>
          </w:tcPr>
          <w:p w14:paraId="65E675BF"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欧黎明</w:t>
            </w:r>
          </w:p>
        </w:tc>
        <w:tc>
          <w:tcPr>
            <w:tcW w:w="1733" w:type="dxa"/>
            <w:tcMar>
              <w:left w:w="28" w:type="dxa"/>
            </w:tcMar>
          </w:tcPr>
          <w:p w14:paraId="55400E15"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助理研究员</w:t>
            </w:r>
          </w:p>
        </w:tc>
        <w:tc>
          <w:tcPr>
            <w:tcW w:w="708" w:type="dxa"/>
            <w:tcMar>
              <w:left w:w="28" w:type="dxa"/>
            </w:tcMar>
            <w:vAlign w:val="center"/>
          </w:tcPr>
          <w:p w14:paraId="15691279"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39</w:t>
            </w:r>
          </w:p>
        </w:tc>
        <w:tc>
          <w:tcPr>
            <w:tcW w:w="4422" w:type="dxa"/>
            <w:tcMar>
              <w:left w:w="28" w:type="dxa"/>
            </w:tcMar>
          </w:tcPr>
          <w:p w14:paraId="7AF6736F" w14:textId="77777777" w:rsidR="007054FF" w:rsidRDefault="00402A0C">
            <w:pPr>
              <w:adjustRightInd w:val="0"/>
              <w:jc w:val="left"/>
              <w:rPr>
                <w:rFonts w:ascii="宋体" w:hAnsi="宋体" w:cs="宋体" w:hint="eastAsia"/>
                <w:color w:val="000000"/>
                <w:sz w:val="22"/>
                <w:szCs w:val="22"/>
              </w:rPr>
            </w:pPr>
            <w:r>
              <w:rPr>
                <w:rFonts w:ascii="宋体" w:hAnsi="宋体" w:cs="宋体" w:hint="eastAsia"/>
                <w:color w:val="000000"/>
                <w:sz w:val="22"/>
                <w:szCs w:val="22"/>
              </w:rPr>
              <w:t>关键技术研究、现场试验</w:t>
            </w:r>
          </w:p>
        </w:tc>
        <w:tc>
          <w:tcPr>
            <w:tcW w:w="1248" w:type="dxa"/>
            <w:tcMar>
              <w:left w:w="28" w:type="dxa"/>
            </w:tcMar>
          </w:tcPr>
          <w:p w14:paraId="5BB77477"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50%</w:t>
            </w:r>
          </w:p>
        </w:tc>
      </w:tr>
      <w:tr w:rsidR="007054FF" w14:paraId="2611DD69" w14:textId="77777777">
        <w:tc>
          <w:tcPr>
            <w:tcW w:w="1103" w:type="dxa"/>
            <w:tcMar>
              <w:left w:w="28" w:type="dxa"/>
            </w:tcMar>
          </w:tcPr>
          <w:p w14:paraId="04A356C8"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李君</w:t>
            </w:r>
          </w:p>
        </w:tc>
        <w:tc>
          <w:tcPr>
            <w:tcW w:w="1733" w:type="dxa"/>
            <w:tcMar>
              <w:left w:w="28" w:type="dxa"/>
            </w:tcMar>
          </w:tcPr>
          <w:p w14:paraId="0944EABC"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助理研究员</w:t>
            </w:r>
          </w:p>
        </w:tc>
        <w:tc>
          <w:tcPr>
            <w:tcW w:w="708" w:type="dxa"/>
            <w:tcMar>
              <w:left w:w="28" w:type="dxa"/>
            </w:tcMar>
            <w:vAlign w:val="center"/>
          </w:tcPr>
          <w:p w14:paraId="33EDEAFD"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34</w:t>
            </w:r>
          </w:p>
        </w:tc>
        <w:tc>
          <w:tcPr>
            <w:tcW w:w="4422" w:type="dxa"/>
            <w:tcMar>
              <w:left w:w="28" w:type="dxa"/>
            </w:tcMar>
          </w:tcPr>
          <w:p w14:paraId="495CCAB2" w14:textId="77777777" w:rsidR="007054FF" w:rsidRDefault="00402A0C">
            <w:pPr>
              <w:adjustRightInd w:val="0"/>
              <w:jc w:val="left"/>
              <w:rPr>
                <w:rFonts w:ascii="宋体" w:hAnsi="宋体" w:cs="宋体" w:hint="eastAsia"/>
                <w:color w:val="000000"/>
                <w:sz w:val="22"/>
                <w:szCs w:val="22"/>
              </w:rPr>
            </w:pPr>
            <w:r>
              <w:rPr>
                <w:rFonts w:ascii="宋体" w:hAnsi="宋体" w:cs="宋体" w:hint="eastAsia"/>
                <w:color w:val="000000"/>
                <w:sz w:val="22"/>
                <w:szCs w:val="22"/>
              </w:rPr>
              <w:t>关键技术研究、现场试验</w:t>
            </w:r>
          </w:p>
        </w:tc>
        <w:tc>
          <w:tcPr>
            <w:tcW w:w="1248" w:type="dxa"/>
            <w:tcMar>
              <w:left w:w="28" w:type="dxa"/>
            </w:tcMar>
          </w:tcPr>
          <w:p w14:paraId="07D8DFE4"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25%</w:t>
            </w:r>
          </w:p>
        </w:tc>
      </w:tr>
      <w:tr w:rsidR="007054FF" w14:paraId="1FF060D5" w14:textId="77777777">
        <w:tc>
          <w:tcPr>
            <w:tcW w:w="1103" w:type="dxa"/>
            <w:tcMar>
              <w:left w:w="28" w:type="dxa"/>
            </w:tcMar>
          </w:tcPr>
          <w:p w14:paraId="1667C5BC"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王小书</w:t>
            </w:r>
          </w:p>
        </w:tc>
        <w:tc>
          <w:tcPr>
            <w:tcW w:w="1733" w:type="dxa"/>
            <w:tcMar>
              <w:left w:w="28" w:type="dxa"/>
            </w:tcMar>
          </w:tcPr>
          <w:p w14:paraId="261986CE"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副研究员</w:t>
            </w:r>
          </w:p>
        </w:tc>
        <w:tc>
          <w:tcPr>
            <w:tcW w:w="708" w:type="dxa"/>
            <w:tcMar>
              <w:left w:w="28" w:type="dxa"/>
            </w:tcMar>
            <w:vAlign w:val="center"/>
          </w:tcPr>
          <w:p w14:paraId="3C554795"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36</w:t>
            </w:r>
          </w:p>
        </w:tc>
        <w:tc>
          <w:tcPr>
            <w:tcW w:w="4422" w:type="dxa"/>
            <w:tcMar>
              <w:left w:w="28" w:type="dxa"/>
            </w:tcMar>
          </w:tcPr>
          <w:p w14:paraId="2EA7E231" w14:textId="77777777" w:rsidR="007054FF" w:rsidRDefault="00402A0C">
            <w:pPr>
              <w:adjustRightInd w:val="0"/>
              <w:jc w:val="left"/>
              <w:rPr>
                <w:rFonts w:ascii="宋体" w:hAnsi="宋体" w:cs="宋体" w:hint="eastAsia"/>
                <w:color w:val="000000"/>
                <w:sz w:val="22"/>
                <w:szCs w:val="22"/>
              </w:rPr>
            </w:pPr>
            <w:r>
              <w:rPr>
                <w:rFonts w:ascii="宋体" w:hAnsi="宋体" w:cs="宋体" w:hint="eastAsia"/>
                <w:color w:val="000000"/>
                <w:sz w:val="22"/>
                <w:szCs w:val="22"/>
              </w:rPr>
              <w:t>方案设计、关键技术研究</w:t>
            </w:r>
          </w:p>
        </w:tc>
        <w:tc>
          <w:tcPr>
            <w:tcW w:w="1248" w:type="dxa"/>
            <w:tcMar>
              <w:left w:w="28" w:type="dxa"/>
            </w:tcMar>
          </w:tcPr>
          <w:p w14:paraId="799D3B14"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75%</w:t>
            </w:r>
          </w:p>
        </w:tc>
      </w:tr>
      <w:tr w:rsidR="007054FF" w14:paraId="700CF8C2" w14:textId="77777777">
        <w:tc>
          <w:tcPr>
            <w:tcW w:w="1103" w:type="dxa"/>
            <w:tcMar>
              <w:left w:w="28" w:type="dxa"/>
            </w:tcMar>
          </w:tcPr>
          <w:p w14:paraId="63BF9AE0"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lastRenderedPageBreak/>
              <w:t>张亚伟</w:t>
            </w:r>
          </w:p>
        </w:tc>
        <w:tc>
          <w:tcPr>
            <w:tcW w:w="1733" w:type="dxa"/>
            <w:tcMar>
              <w:left w:w="28" w:type="dxa"/>
            </w:tcMar>
          </w:tcPr>
          <w:p w14:paraId="48A578DD"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副研究员</w:t>
            </w:r>
          </w:p>
        </w:tc>
        <w:tc>
          <w:tcPr>
            <w:tcW w:w="708" w:type="dxa"/>
            <w:tcMar>
              <w:left w:w="28" w:type="dxa"/>
            </w:tcMar>
            <w:vAlign w:val="center"/>
          </w:tcPr>
          <w:p w14:paraId="0F1A88EF"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37</w:t>
            </w:r>
          </w:p>
        </w:tc>
        <w:tc>
          <w:tcPr>
            <w:tcW w:w="4422" w:type="dxa"/>
            <w:tcMar>
              <w:left w:w="28" w:type="dxa"/>
            </w:tcMar>
          </w:tcPr>
          <w:p w14:paraId="0803F9B7" w14:textId="77777777" w:rsidR="007054FF" w:rsidRDefault="00402A0C">
            <w:pPr>
              <w:adjustRightInd w:val="0"/>
              <w:jc w:val="left"/>
              <w:rPr>
                <w:rFonts w:ascii="宋体" w:hAnsi="宋体" w:cs="宋体" w:hint="eastAsia"/>
                <w:color w:val="000000"/>
                <w:sz w:val="22"/>
                <w:szCs w:val="22"/>
              </w:rPr>
            </w:pPr>
            <w:r>
              <w:rPr>
                <w:rFonts w:ascii="宋体" w:hAnsi="宋体" w:cs="宋体" w:hint="eastAsia"/>
                <w:color w:val="000000"/>
                <w:sz w:val="22"/>
                <w:szCs w:val="22"/>
              </w:rPr>
              <w:t>关键技术研究、现场试验</w:t>
            </w:r>
          </w:p>
        </w:tc>
        <w:tc>
          <w:tcPr>
            <w:tcW w:w="1248" w:type="dxa"/>
            <w:tcMar>
              <w:left w:w="28" w:type="dxa"/>
            </w:tcMar>
          </w:tcPr>
          <w:p w14:paraId="1B8FA07F"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50%</w:t>
            </w:r>
          </w:p>
        </w:tc>
      </w:tr>
      <w:tr w:rsidR="007054FF" w14:paraId="5140BDE6" w14:textId="77777777">
        <w:tc>
          <w:tcPr>
            <w:tcW w:w="1103" w:type="dxa"/>
            <w:tcMar>
              <w:left w:w="28" w:type="dxa"/>
            </w:tcMar>
          </w:tcPr>
          <w:p w14:paraId="3CB01566"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魏昊</w:t>
            </w:r>
          </w:p>
        </w:tc>
        <w:tc>
          <w:tcPr>
            <w:tcW w:w="1733" w:type="dxa"/>
            <w:tcMar>
              <w:left w:w="28" w:type="dxa"/>
            </w:tcMar>
          </w:tcPr>
          <w:p w14:paraId="4A31CBB0"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助理研究员</w:t>
            </w:r>
          </w:p>
        </w:tc>
        <w:tc>
          <w:tcPr>
            <w:tcW w:w="708" w:type="dxa"/>
            <w:tcMar>
              <w:left w:w="28" w:type="dxa"/>
            </w:tcMar>
            <w:vAlign w:val="center"/>
          </w:tcPr>
          <w:p w14:paraId="735FEC69"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32</w:t>
            </w:r>
          </w:p>
        </w:tc>
        <w:tc>
          <w:tcPr>
            <w:tcW w:w="4422" w:type="dxa"/>
            <w:tcMar>
              <w:left w:w="28" w:type="dxa"/>
            </w:tcMar>
          </w:tcPr>
          <w:p w14:paraId="41FD714E" w14:textId="77777777" w:rsidR="007054FF" w:rsidRDefault="00402A0C">
            <w:pPr>
              <w:adjustRightInd w:val="0"/>
              <w:jc w:val="left"/>
              <w:rPr>
                <w:rFonts w:ascii="宋体" w:hAnsi="宋体" w:cs="宋体" w:hint="eastAsia"/>
                <w:color w:val="000000"/>
                <w:sz w:val="22"/>
                <w:szCs w:val="22"/>
              </w:rPr>
            </w:pPr>
            <w:r>
              <w:rPr>
                <w:rFonts w:ascii="宋体" w:hAnsi="宋体" w:cs="宋体" w:hint="eastAsia"/>
                <w:color w:val="000000"/>
                <w:sz w:val="22"/>
                <w:szCs w:val="22"/>
              </w:rPr>
              <w:t>关键技术研究、现场试验</w:t>
            </w:r>
          </w:p>
        </w:tc>
        <w:tc>
          <w:tcPr>
            <w:tcW w:w="1248" w:type="dxa"/>
            <w:tcMar>
              <w:left w:w="28" w:type="dxa"/>
            </w:tcMar>
          </w:tcPr>
          <w:p w14:paraId="32F08C3D"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50%</w:t>
            </w:r>
          </w:p>
        </w:tc>
      </w:tr>
      <w:tr w:rsidR="007054FF" w14:paraId="42E2D853" w14:textId="77777777">
        <w:tc>
          <w:tcPr>
            <w:tcW w:w="1103" w:type="dxa"/>
            <w:tcMar>
              <w:left w:w="28" w:type="dxa"/>
            </w:tcMar>
          </w:tcPr>
          <w:p w14:paraId="3BC2142B"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史雅静</w:t>
            </w:r>
          </w:p>
        </w:tc>
        <w:tc>
          <w:tcPr>
            <w:tcW w:w="1733" w:type="dxa"/>
            <w:tcMar>
              <w:left w:w="28" w:type="dxa"/>
            </w:tcMar>
          </w:tcPr>
          <w:p w14:paraId="1F8C99E1"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副研究员</w:t>
            </w:r>
          </w:p>
        </w:tc>
        <w:tc>
          <w:tcPr>
            <w:tcW w:w="708" w:type="dxa"/>
            <w:tcMar>
              <w:left w:w="28" w:type="dxa"/>
            </w:tcMar>
            <w:vAlign w:val="center"/>
          </w:tcPr>
          <w:p w14:paraId="6FF8018F"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39</w:t>
            </w:r>
          </w:p>
        </w:tc>
        <w:tc>
          <w:tcPr>
            <w:tcW w:w="4422" w:type="dxa"/>
            <w:tcMar>
              <w:left w:w="28" w:type="dxa"/>
            </w:tcMar>
          </w:tcPr>
          <w:p w14:paraId="1860CD54" w14:textId="77777777" w:rsidR="007054FF" w:rsidRDefault="00402A0C">
            <w:pPr>
              <w:adjustRightInd w:val="0"/>
              <w:jc w:val="left"/>
              <w:rPr>
                <w:rFonts w:ascii="宋体" w:hAnsi="宋体" w:cs="宋体" w:hint="eastAsia"/>
                <w:color w:val="000000"/>
                <w:sz w:val="22"/>
                <w:szCs w:val="22"/>
              </w:rPr>
            </w:pPr>
            <w:r>
              <w:rPr>
                <w:rFonts w:ascii="宋体" w:hAnsi="宋体" w:cs="宋体" w:hint="eastAsia"/>
                <w:color w:val="000000"/>
                <w:sz w:val="22"/>
                <w:szCs w:val="22"/>
              </w:rPr>
              <w:t>关键技术研究、科研管理、模拟验证</w:t>
            </w:r>
          </w:p>
        </w:tc>
        <w:tc>
          <w:tcPr>
            <w:tcW w:w="1248" w:type="dxa"/>
            <w:tcMar>
              <w:left w:w="28" w:type="dxa"/>
            </w:tcMar>
          </w:tcPr>
          <w:p w14:paraId="54B1C517"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75%</w:t>
            </w:r>
          </w:p>
        </w:tc>
      </w:tr>
      <w:tr w:rsidR="007054FF" w14:paraId="0A687818" w14:textId="77777777">
        <w:tc>
          <w:tcPr>
            <w:tcW w:w="1103" w:type="dxa"/>
            <w:tcMar>
              <w:left w:w="28" w:type="dxa"/>
            </w:tcMar>
          </w:tcPr>
          <w:p w14:paraId="1391C13F"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万国睿</w:t>
            </w:r>
          </w:p>
        </w:tc>
        <w:tc>
          <w:tcPr>
            <w:tcW w:w="1733" w:type="dxa"/>
            <w:tcMar>
              <w:left w:w="28" w:type="dxa"/>
            </w:tcMar>
          </w:tcPr>
          <w:p w14:paraId="59AF403D"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副研究员</w:t>
            </w:r>
          </w:p>
        </w:tc>
        <w:tc>
          <w:tcPr>
            <w:tcW w:w="708" w:type="dxa"/>
            <w:tcMar>
              <w:left w:w="28" w:type="dxa"/>
            </w:tcMar>
            <w:vAlign w:val="center"/>
          </w:tcPr>
          <w:p w14:paraId="33404066"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35</w:t>
            </w:r>
          </w:p>
        </w:tc>
        <w:tc>
          <w:tcPr>
            <w:tcW w:w="4422" w:type="dxa"/>
            <w:tcMar>
              <w:left w:w="28" w:type="dxa"/>
            </w:tcMar>
          </w:tcPr>
          <w:p w14:paraId="42F35389" w14:textId="77777777" w:rsidR="007054FF" w:rsidRDefault="00402A0C">
            <w:pPr>
              <w:adjustRightInd w:val="0"/>
              <w:jc w:val="left"/>
              <w:rPr>
                <w:rFonts w:ascii="宋体" w:hAnsi="宋体" w:cs="宋体" w:hint="eastAsia"/>
                <w:color w:val="000000"/>
                <w:sz w:val="22"/>
                <w:szCs w:val="22"/>
              </w:rPr>
            </w:pPr>
            <w:r>
              <w:rPr>
                <w:rFonts w:ascii="宋体" w:hAnsi="宋体" w:cs="宋体" w:hint="eastAsia"/>
                <w:color w:val="000000"/>
                <w:sz w:val="22"/>
                <w:szCs w:val="22"/>
              </w:rPr>
              <w:t>关键技术研究、现场试验</w:t>
            </w:r>
          </w:p>
        </w:tc>
        <w:tc>
          <w:tcPr>
            <w:tcW w:w="1248" w:type="dxa"/>
            <w:tcMar>
              <w:left w:w="28" w:type="dxa"/>
            </w:tcMar>
          </w:tcPr>
          <w:p w14:paraId="0BD87761"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50%</w:t>
            </w:r>
          </w:p>
        </w:tc>
      </w:tr>
      <w:tr w:rsidR="007054FF" w14:paraId="7EC629E3" w14:textId="77777777">
        <w:tc>
          <w:tcPr>
            <w:tcW w:w="1103" w:type="dxa"/>
            <w:tcMar>
              <w:left w:w="28" w:type="dxa"/>
            </w:tcMar>
          </w:tcPr>
          <w:p w14:paraId="64D3D881"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刘桐源</w:t>
            </w:r>
          </w:p>
        </w:tc>
        <w:tc>
          <w:tcPr>
            <w:tcW w:w="1733" w:type="dxa"/>
            <w:tcMar>
              <w:left w:w="28" w:type="dxa"/>
            </w:tcMar>
          </w:tcPr>
          <w:p w14:paraId="2E25B803"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助理研究员</w:t>
            </w:r>
          </w:p>
        </w:tc>
        <w:tc>
          <w:tcPr>
            <w:tcW w:w="708" w:type="dxa"/>
            <w:tcMar>
              <w:left w:w="28" w:type="dxa"/>
            </w:tcMar>
            <w:vAlign w:val="center"/>
          </w:tcPr>
          <w:p w14:paraId="78111B2F"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37</w:t>
            </w:r>
          </w:p>
        </w:tc>
        <w:tc>
          <w:tcPr>
            <w:tcW w:w="4422" w:type="dxa"/>
            <w:tcMar>
              <w:left w:w="28" w:type="dxa"/>
            </w:tcMar>
          </w:tcPr>
          <w:p w14:paraId="434CE0F2" w14:textId="77777777" w:rsidR="007054FF" w:rsidRDefault="00402A0C">
            <w:pPr>
              <w:adjustRightInd w:val="0"/>
              <w:jc w:val="left"/>
              <w:rPr>
                <w:rFonts w:ascii="宋体" w:hAnsi="宋体" w:cs="宋体" w:hint="eastAsia"/>
                <w:color w:val="000000"/>
                <w:sz w:val="22"/>
                <w:szCs w:val="22"/>
              </w:rPr>
            </w:pPr>
            <w:r>
              <w:rPr>
                <w:rFonts w:ascii="宋体" w:hAnsi="宋体" w:cs="宋体" w:hint="eastAsia"/>
                <w:color w:val="000000"/>
                <w:sz w:val="22"/>
                <w:szCs w:val="22"/>
              </w:rPr>
              <w:t>关键技术研究、模拟验证</w:t>
            </w:r>
          </w:p>
        </w:tc>
        <w:tc>
          <w:tcPr>
            <w:tcW w:w="1248" w:type="dxa"/>
            <w:tcMar>
              <w:left w:w="28" w:type="dxa"/>
            </w:tcMar>
          </w:tcPr>
          <w:p w14:paraId="775E7BF4"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50%</w:t>
            </w:r>
          </w:p>
        </w:tc>
      </w:tr>
      <w:tr w:rsidR="007054FF" w14:paraId="24F43444" w14:textId="77777777">
        <w:tc>
          <w:tcPr>
            <w:tcW w:w="1103" w:type="dxa"/>
            <w:tcMar>
              <w:left w:w="28" w:type="dxa"/>
            </w:tcMar>
            <w:vAlign w:val="center"/>
          </w:tcPr>
          <w:p w14:paraId="1341D930" w14:textId="77777777" w:rsidR="007054FF" w:rsidRDefault="00402A0C">
            <w:pPr>
              <w:adjustRightInd w:val="0"/>
              <w:jc w:val="center"/>
              <w:rPr>
                <w:rFonts w:ascii="宋体" w:hAnsi="宋体" w:cs="宋体" w:hint="eastAsia"/>
                <w:color w:val="000000"/>
                <w:sz w:val="22"/>
                <w:szCs w:val="22"/>
              </w:rPr>
            </w:pPr>
            <w:r>
              <w:rPr>
                <w:rFonts w:cs="Arial" w:hint="eastAsia"/>
                <w:sz w:val="22"/>
                <w:szCs w:val="22"/>
              </w:rPr>
              <w:t>王稳</w:t>
            </w:r>
          </w:p>
        </w:tc>
        <w:tc>
          <w:tcPr>
            <w:tcW w:w="1733" w:type="dxa"/>
            <w:tcMar>
              <w:left w:w="28" w:type="dxa"/>
            </w:tcMar>
          </w:tcPr>
          <w:p w14:paraId="6035B351" w14:textId="77777777" w:rsidR="007054FF" w:rsidRDefault="00402A0C">
            <w:pPr>
              <w:adjustRightInd w:val="0"/>
              <w:jc w:val="center"/>
              <w:rPr>
                <w:rFonts w:ascii="宋体" w:hAnsi="宋体" w:cs="宋体" w:hint="eastAsia"/>
                <w:color w:val="000000"/>
                <w:sz w:val="22"/>
                <w:szCs w:val="22"/>
              </w:rPr>
            </w:pPr>
            <w:r>
              <w:rPr>
                <w:rFonts w:hint="eastAsia"/>
              </w:rPr>
              <w:t>工程师</w:t>
            </w:r>
          </w:p>
        </w:tc>
        <w:tc>
          <w:tcPr>
            <w:tcW w:w="708" w:type="dxa"/>
            <w:tcMar>
              <w:left w:w="28" w:type="dxa"/>
            </w:tcMar>
            <w:vAlign w:val="center"/>
          </w:tcPr>
          <w:p w14:paraId="072D2310"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46</w:t>
            </w:r>
          </w:p>
        </w:tc>
        <w:tc>
          <w:tcPr>
            <w:tcW w:w="4422" w:type="dxa"/>
            <w:tcMar>
              <w:left w:w="28" w:type="dxa"/>
            </w:tcMar>
          </w:tcPr>
          <w:p w14:paraId="69A6E138" w14:textId="77777777" w:rsidR="007054FF" w:rsidRDefault="00402A0C">
            <w:pPr>
              <w:adjustRightInd w:val="0"/>
              <w:jc w:val="left"/>
              <w:rPr>
                <w:rFonts w:ascii="宋体" w:hAnsi="宋体" w:cs="宋体" w:hint="eastAsia"/>
                <w:color w:val="000000"/>
                <w:sz w:val="22"/>
                <w:szCs w:val="22"/>
              </w:rPr>
            </w:pPr>
            <w:r>
              <w:rPr>
                <w:rFonts w:ascii="宋体" w:hAnsi="宋体" w:cs="宋体" w:hint="eastAsia"/>
                <w:color w:val="000000"/>
                <w:sz w:val="22"/>
                <w:szCs w:val="22"/>
              </w:rPr>
              <w:t>现场试验</w:t>
            </w:r>
          </w:p>
        </w:tc>
        <w:tc>
          <w:tcPr>
            <w:tcW w:w="1248" w:type="dxa"/>
            <w:tcMar>
              <w:left w:w="28" w:type="dxa"/>
            </w:tcMar>
          </w:tcPr>
          <w:p w14:paraId="421B1B54"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50%</w:t>
            </w:r>
          </w:p>
        </w:tc>
      </w:tr>
      <w:tr w:rsidR="007054FF" w14:paraId="0171F126" w14:textId="77777777">
        <w:tc>
          <w:tcPr>
            <w:tcW w:w="1103" w:type="dxa"/>
            <w:tcMar>
              <w:left w:w="28" w:type="dxa"/>
            </w:tcMar>
            <w:vAlign w:val="center"/>
          </w:tcPr>
          <w:p w14:paraId="4785EADF" w14:textId="77777777" w:rsidR="007054FF" w:rsidRDefault="00402A0C">
            <w:pPr>
              <w:adjustRightInd w:val="0"/>
              <w:jc w:val="center"/>
              <w:rPr>
                <w:rFonts w:ascii="宋体" w:hAnsi="宋体" w:cs="宋体" w:hint="eastAsia"/>
                <w:color w:val="000000"/>
                <w:sz w:val="22"/>
                <w:szCs w:val="22"/>
              </w:rPr>
            </w:pPr>
            <w:r>
              <w:rPr>
                <w:rFonts w:cs="Arial" w:hint="eastAsia"/>
                <w:sz w:val="22"/>
                <w:szCs w:val="22"/>
              </w:rPr>
              <w:t>李超</w:t>
            </w:r>
            <w:r>
              <w:rPr>
                <w:rFonts w:cs="Arial" w:hint="eastAsia"/>
                <w:sz w:val="22"/>
                <w:szCs w:val="22"/>
              </w:rPr>
              <w:t>JD</w:t>
            </w:r>
          </w:p>
        </w:tc>
        <w:tc>
          <w:tcPr>
            <w:tcW w:w="1733" w:type="dxa"/>
            <w:tcMar>
              <w:left w:w="28" w:type="dxa"/>
            </w:tcMar>
          </w:tcPr>
          <w:p w14:paraId="77904280" w14:textId="77777777" w:rsidR="007054FF" w:rsidRDefault="00402A0C">
            <w:pPr>
              <w:adjustRightInd w:val="0"/>
              <w:jc w:val="center"/>
              <w:rPr>
                <w:rFonts w:ascii="宋体" w:hAnsi="宋体" w:cs="宋体" w:hint="eastAsia"/>
                <w:color w:val="000000"/>
                <w:sz w:val="22"/>
                <w:szCs w:val="22"/>
              </w:rPr>
            </w:pPr>
            <w:r>
              <w:rPr>
                <w:rFonts w:hint="eastAsia"/>
              </w:rPr>
              <w:t>工程师</w:t>
            </w:r>
          </w:p>
        </w:tc>
        <w:tc>
          <w:tcPr>
            <w:tcW w:w="708" w:type="dxa"/>
            <w:tcMar>
              <w:left w:w="28" w:type="dxa"/>
            </w:tcMar>
            <w:vAlign w:val="center"/>
          </w:tcPr>
          <w:p w14:paraId="7454325D"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41</w:t>
            </w:r>
          </w:p>
        </w:tc>
        <w:tc>
          <w:tcPr>
            <w:tcW w:w="4422" w:type="dxa"/>
            <w:tcMar>
              <w:left w:w="28" w:type="dxa"/>
            </w:tcMar>
          </w:tcPr>
          <w:p w14:paraId="5D1D2261" w14:textId="77777777" w:rsidR="007054FF" w:rsidRDefault="00402A0C">
            <w:pPr>
              <w:adjustRightInd w:val="0"/>
              <w:jc w:val="left"/>
              <w:rPr>
                <w:rFonts w:ascii="宋体" w:hAnsi="宋体" w:cs="宋体" w:hint="eastAsia"/>
                <w:color w:val="000000"/>
                <w:sz w:val="22"/>
                <w:szCs w:val="22"/>
              </w:rPr>
            </w:pPr>
            <w:r>
              <w:rPr>
                <w:rFonts w:ascii="宋体" w:hAnsi="宋体" w:cs="宋体" w:hint="eastAsia"/>
                <w:color w:val="000000"/>
                <w:sz w:val="22"/>
                <w:szCs w:val="22"/>
              </w:rPr>
              <w:t>现场试验</w:t>
            </w:r>
          </w:p>
        </w:tc>
        <w:tc>
          <w:tcPr>
            <w:tcW w:w="1248" w:type="dxa"/>
            <w:tcMar>
              <w:left w:w="28" w:type="dxa"/>
            </w:tcMar>
          </w:tcPr>
          <w:p w14:paraId="41BCC22C"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50%</w:t>
            </w:r>
          </w:p>
        </w:tc>
      </w:tr>
      <w:tr w:rsidR="007054FF" w14:paraId="1C5416E4" w14:textId="77777777">
        <w:tc>
          <w:tcPr>
            <w:tcW w:w="1103" w:type="dxa"/>
            <w:tcMar>
              <w:left w:w="28" w:type="dxa"/>
            </w:tcMar>
            <w:vAlign w:val="center"/>
          </w:tcPr>
          <w:p w14:paraId="0B3CE625" w14:textId="77777777" w:rsidR="007054FF" w:rsidRDefault="00402A0C">
            <w:pPr>
              <w:adjustRightInd w:val="0"/>
              <w:jc w:val="center"/>
              <w:rPr>
                <w:rFonts w:ascii="宋体" w:hAnsi="宋体" w:cs="宋体" w:hint="eastAsia"/>
                <w:color w:val="000000"/>
                <w:sz w:val="22"/>
                <w:szCs w:val="22"/>
              </w:rPr>
            </w:pPr>
            <w:r>
              <w:rPr>
                <w:rFonts w:cs="Arial" w:hint="eastAsia"/>
                <w:sz w:val="22"/>
                <w:szCs w:val="22"/>
              </w:rPr>
              <w:t>张海婴</w:t>
            </w:r>
          </w:p>
        </w:tc>
        <w:tc>
          <w:tcPr>
            <w:tcW w:w="1733" w:type="dxa"/>
            <w:tcMar>
              <w:left w:w="28" w:type="dxa"/>
            </w:tcMar>
          </w:tcPr>
          <w:p w14:paraId="3A55DAC8" w14:textId="77777777" w:rsidR="007054FF" w:rsidRDefault="00402A0C">
            <w:pPr>
              <w:adjustRightInd w:val="0"/>
              <w:jc w:val="center"/>
              <w:rPr>
                <w:rFonts w:ascii="宋体" w:hAnsi="宋体" w:cs="宋体" w:hint="eastAsia"/>
                <w:color w:val="000000"/>
                <w:sz w:val="22"/>
                <w:szCs w:val="22"/>
              </w:rPr>
            </w:pPr>
            <w:r>
              <w:rPr>
                <w:rFonts w:hint="eastAsia"/>
              </w:rPr>
              <w:t>助理工程师</w:t>
            </w:r>
          </w:p>
        </w:tc>
        <w:tc>
          <w:tcPr>
            <w:tcW w:w="708" w:type="dxa"/>
            <w:tcMar>
              <w:left w:w="28" w:type="dxa"/>
            </w:tcMar>
            <w:vAlign w:val="center"/>
          </w:tcPr>
          <w:p w14:paraId="0AB6F89F"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50</w:t>
            </w:r>
          </w:p>
        </w:tc>
        <w:tc>
          <w:tcPr>
            <w:tcW w:w="4422" w:type="dxa"/>
            <w:tcMar>
              <w:left w:w="28" w:type="dxa"/>
            </w:tcMar>
          </w:tcPr>
          <w:p w14:paraId="286CB259" w14:textId="77777777" w:rsidR="007054FF" w:rsidRDefault="00402A0C">
            <w:pPr>
              <w:adjustRightInd w:val="0"/>
              <w:jc w:val="left"/>
              <w:rPr>
                <w:rFonts w:ascii="宋体" w:hAnsi="宋体" w:cs="宋体" w:hint="eastAsia"/>
                <w:color w:val="000000"/>
                <w:sz w:val="22"/>
                <w:szCs w:val="22"/>
              </w:rPr>
            </w:pPr>
            <w:r>
              <w:rPr>
                <w:rFonts w:ascii="宋体" w:hAnsi="宋体" w:cs="宋体" w:hint="eastAsia"/>
                <w:color w:val="000000"/>
                <w:sz w:val="22"/>
                <w:szCs w:val="22"/>
              </w:rPr>
              <w:t>现场试验</w:t>
            </w:r>
          </w:p>
        </w:tc>
        <w:tc>
          <w:tcPr>
            <w:tcW w:w="1248" w:type="dxa"/>
            <w:tcMar>
              <w:left w:w="28" w:type="dxa"/>
            </w:tcMar>
          </w:tcPr>
          <w:p w14:paraId="6D02B7DA"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50%</w:t>
            </w:r>
          </w:p>
        </w:tc>
      </w:tr>
      <w:tr w:rsidR="007054FF" w14:paraId="0474483D" w14:textId="77777777">
        <w:tc>
          <w:tcPr>
            <w:tcW w:w="1103" w:type="dxa"/>
            <w:tcMar>
              <w:left w:w="28" w:type="dxa"/>
            </w:tcMar>
            <w:vAlign w:val="center"/>
          </w:tcPr>
          <w:p w14:paraId="60FEE37F" w14:textId="77777777" w:rsidR="007054FF" w:rsidRDefault="00402A0C">
            <w:pPr>
              <w:adjustRightInd w:val="0"/>
              <w:jc w:val="center"/>
              <w:rPr>
                <w:rFonts w:ascii="宋体" w:hAnsi="宋体" w:cs="宋体" w:hint="eastAsia"/>
                <w:color w:val="000000"/>
                <w:sz w:val="22"/>
                <w:szCs w:val="22"/>
              </w:rPr>
            </w:pPr>
            <w:r>
              <w:rPr>
                <w:rFonts w:cs="Arial" w:hint="eastAsia"/>
                <w:sz w:val="22"/>
                <w:szCs w:val="22"/>
              </w:rPr>
              <w:t>屈小翠</w:t>
            </w:r>
          </w:p>
        </w:tc>
        <w:tc>
          <w:tcPr>
            <w:tcW w:w="1733" w:type="dxa"/>
            <w:tcMar>
              <w:left w:w="28" w:type="dxa"/>
            </w:tcMar>
          </w:tcPr>
          <w:p w14:paraId="2D6A6198" w14:textId="77777777" w:rsidR="007054FF" w:rsidRDefault="00402A0C">
            <w:pPr>
              <w:adjustRightInd w:val="0"/>
              <w:jc w:val="center"/>
              <w:rPr>
                <w:rFonts w:ascii="宋体" w:hAnsi="宋体" w:cs="宋体" w:hint="eastAsia"/>
                <w:color w:val="000000"/>
                <w:sz w:val="22"/>
                <w:szCs w:val="22"/>
              </w:rPr>
            </w:pPr>
            <w:r>
              <w:rPr>
                <w:rFonts w:hint="eastAsia"/>
              </w:rPr>
              <w:t>工程师</w:t>
            </w:r>
          </w:p>
        </w:tc>
        <w:tc>
          <w:tcPr>
            <w:tcW w:w="708" w:type="dxa"/>
            <w:tcMar>
              <w:left w:w="28" w:type="dxa"/>
            </w:tcMar>
            <w:vAlign w:val="center"/>
          </w:tcPr>
          <w:p w14:paraId="652ED19E"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43</w:t>
            </w:r>
          </w:p>
        </w:tc>
        <w:tc>
          <w:tcPr>
            <w:tcW w:w="4422" w:type="dxa"/>
            <w:tcMar>
              <w:left w:w="28" w:type="dxa"/>
            </w:tcMar>
          </w:tcPr>
          <w:p w14:paraId="502C8C97" w14:textId="77777777" w:rsidR="007054FF" w:rsidRDefault="00402A0C">
            <w:pPr>
              <w:adjustRightInd w:val="0"/>
              <w:jc w:val="left"/>
              <w:rPr>
                <w:rFonts w:ascii="宋体" w:hAnsi="宋体" w:cs="宋体" w:hint="eastAsia"/>
                <w:color w:val="000000"/>
                <w:sz w:val="22"/>
                <w:szCs w:val="22"/>
              </w:rPr>
            </w:pPr>
            <w:r>
              <w:rPr>
                <w:rFonts w:ascii="宋体" w:hAnsi="宋体" w:cs="宋体" w:hint="eastAsia"/>
                <w:color w:val="000000"/>
                <w:sz w:val="22"/>
                <w:szCs w:val="22"/>
              </w:rPr>
              <w:t>现场试验</w:t>
            </w:r>
          </w:p>
        </w:tc>
        <w:tc>
          <w:tcPr>
            <w:tcW w:w="1248" w:type="dxa"/>
            <w:tcMar>
              <w:left w:w="28" w:type="dxa"/>
            </w:tcMar>
          </w:tcPr>
          <w:p w14:paraId="581A4FCD"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50%</w:t>
            </w:r>
          </w:p>
        </w:tc>
      </w:tr>
      <w:tr w:rsidR="007054FF" w14:paraId="16381316" w14:textId="77777777">
        <w:tc>
          <w:tcPr>
            <w:tcW w:w="1103" w:type="dxa"/>
            <w:tcMar>
              <w:left w:w="28" w:type="dxa"/>
            </w:tcMar>
            <w:vAlign w:val="center"/>
          </w:tcPr>
          <w:p w14:paraId="7C03FAB0" w14:textId="77777777" w:rsidR="007054FF" w:rsidRDefault="00402A0C">
            <w:pPr>
              <w:adjustRightInd w:val="0"/>
              <w:jc w:val="center"/>
              <w:rPr>
                <w:rFonts w:ascii="宋体" w:hAnsi="宋体" w:cs="宋体" w:hint="eastAsia"/>
                <w:color w:val="000000"/>
                <w:sz w:val="22"/>
                <w:szCs w:val="22"/>
              </w:rPr>
            </w:pPr>
            <w:r>
              <w:rPr>
                <w:rFonts w:cs="Arial" w:hint="eastAsia"/>
                <w:sz w:val="22"/>
                <w:szCs w:val="22"/>
              </w:rPr>
              <w:t>张文宗</w:t>
            </w:r>
          </w:p>
        </w:tc>
        <w:tc>
          <w:tcPr>
            <w:tcW w:w="1733" w:type="dxa"/>
            <w:tcMar>
              <w:left w:w="28" w:type="dxa"/>
            </w:tcMar>
          </w:tcPr>
          <w:p w14:paraId="3FB52A6C" w14:textId="77777777" w:rsidR="007054FF" w:rsidRDefault="00402A0C">
            <w:pPr>
              <w:adjustRightInd w:val="0"/>
              <w:jc w:val="center"/>
              <w:rPr>
                <w:rFonts w:ascii="宋体" w:hAnsi="宋体" w:cs="宋体" w:hint="eastAsia"/>
                <w:color w:val="000000"/>
                <w:sz w:val="22"/>
                <w:szCs w:val="22"/>
              </w:rPr>
            </w:pPr>
            <w:r>
              <w:rPr>
                <w:rFonts w:hint="eastAsia"/>
              </w:rPr>
              <w:t>工程师</w:t>
            </w:r>
          </w:p>
        </w:tc>
        <w:tc>
          <w:tcPr>
            <w:tcW w:w="708" w:type="dxa"/>
            <w:tcMar>
              <w:left w:w="28" w:type="dxa"/>
            </w:tcMar>
            <w:vAlign w:val="center"/>
          </w:tcPr>
          <w:p w14:paraId="24294E13"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41</w:t>
            </w:r>
          </w:p>
        </w:tc>
        <w:tc>
          <w:tcPr>
            <w:tcW w:w="4422" w:type="dxa"/>
            <w:tcMar>
              <w:left w:w="28" w:type="dxa"/>
            </w:tcMar>
          </w:tcPr>
          <w:p w14:paraId="5FA4E466" w14:textId="77777777" w:rsidR="007054FF" w:rsidRDefault="00402A0C">
            <w:pPr>
              <w:adjustRightInd w:val="0"/>
              <w:jc w:val="left"/>
              <w:rPr>
                <w:rFonts w:ascii="宋体" w:hAnsi="宋体" w:cs="宋体" w:hint="eastAsia"/>
                <w:color w:val="000000"/>
                <w:sz w:val="22"/>
                <w:szCs w:val="22"/>
              </w:rPr>
            </w:pPr>
            <w:r>
              <w:rPr>
                <w:rFonts w:ascii="宋体" w:hAnsi="宋体" w:cs="宋体" w:hint="eastAsia"/>
                <w:color w:val="000000"/>
                <w:sz w:val="22"/>
                <w:szCs w:val="22"/>
              </w:rPr>
              <w:t>现场试验</w:t>
            </w:r>
          </w:p>
        </w:tc>
        <w:tc>
          <w:tcPr>
            <w:tcW w:w="1248" w:type="dxa"/>
            <w:tcMar>
              <w:left w:w="28" w:type="dxa"/>
            </w:tcMar>
          </w:tcPr>
          <w:p w14:paraId="53DB116B"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50%</w:t>
            </w:r>
          </w:p>
        </w:tc>
      </w:tr>
      <w:tr w:rsidR="007054FF" w14:paraId="6D13A2F9" w14:textId="77777777">
        <w:tc>
          <w:tcPr>
            <w:tcW w:w="1103" w:type="dxa"/>
            <w:tcMar>
              <w:left w:w="28" w:type="dxa"/>
            </w:tcMar>
            <w:vAlign w:val="center"/>
          </w:tcPr>
          <w:p w14:paraId="0040E4F9" w14:textId="77777777" w:rsidR="007054FF" w:rsidRDefault="00402A0C">
            <w:pPr>
              <w:adjustRightInd w:val="0"/>
              <w:jc w:val="center"/>
              <w:rPr>
                <w:rFonts w:ascii="宋体" w:hAnsi="宋体" w:cs="宋体" w:hint="eastAsia"/>
                <w:color w:val="000000"/>
                <w:sz w:val="22"/>
                <w:szCs w:val="22"/>
              </w:rPr>
            </w:pPr>
            <w:r>
              <w:rPr>
                <w:rFonts w:cs="Arial" w:hint="eastAsia"/>
                <w:sz w:val="22"/>
                <w:szCs w:val="22"/>
              </w:rPr>
              <w:t>宁超超</w:t>
            </w:r>
          </w:p>
        </w:tc>
        <w:tc>
          <w:tcPr>
            <w:tcW w:w="1733" w:type="dxa"/>
            <w:tcMar>
              <w:left w:w="28" w:type="dxa"/>
            </w:tcMar>
          </w:tcPr>
          <w:p w14:paraId="549CDDDA" w14:textId="77777777" w:rsidR="007054FF" w:rsidRDefault="00402A0C">
            <w:pPr>
              <w:adjustRightInd w:val="0"/>
              <w:jc w:val="center"/>
              <w:rPr>
                <w:rFonts w:ascii="宋体" w:hAnsi="宋体" w:cs="宋体" w:hint="eastAsia"/>
                <w:color w:val="000000"/>
                <w:sz w:val="22"/>
                <w:szCs w:val="22"/>
              </w:rPr>
            </w:pPr>
            <w:r>
              <w:rPr>
                <w:rFonts w:hint="eastAsia"/>
              </w:rPr>
              <w:t>工程师</w:t>
            </w:r>
          </w:p>
        </w:tc>
        <w:tc>
          <w:tcPr>
            <w:tcW w:w="708" w:type="dxa"/>
            <w:tcMar>
              <w:left w:w="28" w:type="dxa"/>
            </w:tcMar>
            <w:vAlign w:val="center"/>
          </w:tcPr>
          <w:p w14:paraId="20F7D348"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39</w:t>
            </w:r>
          </w:p>
        </w:tc>
        <w:tc>
          <w:tcPr>
            <w:tcW w:w="4422" w:type="dxa"/>
            <w:tcMar>
              <w:left w:w="28" w:type="dxa"/>
            </w:tcMar>
          </w:tcPr>
          <w:p w14:paraId="5E714646" w14:textId="77777777" w:rsidR="007054FF" w:rsidRDefault="00402A0C">
            <w:pPr>
              <w:adjustRightInd w:val="0"/>
              <w:jc w:val="left"/>
              <w:rPr>
                <w:rFonts w:ascii="宋体" w:hAnsi="宋体" w:cs="宋体" w:hint="eastAsia"/>
                <w:color w:val="000000"/>
                <w:sz w:val="22"/>
                <w:szCs w:val="22"/>
              </w:rPr>
            </w:pPr>
            <w:r>
              <w:rPr>
                <w:rFonts w:ascii="宋体" w:hAnsi="宋体" w:cs="宋体" w:hint="eastAsia"/>
                <w:color w:val="000000"/>
                <w:sz w:val="22"/>
                <w:szCs w:val="22"/>
              </w:rPr>
              <w:t>现场试验</w:t>
            </w:r>
          </w:p>
        </w:tc>
        <w:tc>
          <w:tcPr>
            <w:tcW w:w="1248" w:type="dxa"/>
            <w:tcMar>
              <w:left w:w="28" w:type="dxa"/>
            </w:tcMar>
          </w:tcPr>
          <w:p w14:paraId="3AA1D275"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50%</w:t>
            </w:r>
          </w:p>
        </w:tc>
      </w:tr>
      <w:tr w:rsidR="007054FF" w14:paraId="65FD60E6" w14:textId="77777777">
        <w:tc>
          <w:tcPr>
            <w:tcW w:w="1103" w:type="dxa"/>
            <w:tcMar>
              <w:left w:w="28" w:type="dxa"/>
            </w:tcMar>
            <w:vAlign w:val="center"/>
          </w:tcPr>
          <w:p w14:paraId="25602DCF" w14:textId="77777777" w:rsidR="007054FF" w:rsidRDefault="00402A0C">
            <w:pPr>
              <w:adjustRightInd w:val="0"/>
              <w:jc w:val="center"/>
              <w:rPr>
                <w:rFonts w:ascii="宋体" w:hAnsi="宋体" w:cs="宋体" w:hint="eastAsia"/>
                <w:color w:val="000000"/>
                <w:sz w:val="22"/>
                <w:szCs w:val="22"/>
              </w:rPr>
            </w:pPr>
            <w:r>
              <w:rPr>
                <w:rFonts w:cs="Arial" w:hint="eastAsia"/>
                <w:sz w:val="22"/>
                <w:szCs w:val="22"/>
              </w:rPr>
              <w:t>李靖</w:t>
            </w:r>
          </w:p>
        </w:tc>
        <w:tc>
          <w:tcPr>
            <w:tcW w:w="1733" w:type="dxa"/>
            <w:tcMar>
              <w:left w:w="28" w:type="dxa"/>
            </w:tcMar>
          </w:tcPr>
          <w:p w14:paraId="75CA21B5" w14:textId="77777777" w:rsidR="007054FF" w:rsidRDefault="00402A0C">
            <w:pPr>
              <w:adjustRightInd w:val="0"/>
              <w:jc w:val="center"/>
              <w:rPr>
                <w:rFonts w:ascii="宋体" w:hAnsi="宋体" w:cs="宋体" w:hint="eastAsia"/>
                <w:color w:val="000000"/>
                <w:sz w:val="22"/>
                <w:szCs w:val="22"/>
              </w:rPr>
            </w:pPr>
            <w:r>
              <w:rPr>
                <w:rFonts w:hint="eastAsia"/>
              </w:rPr>
              <w:t>工程师</w:t>
            </w:r>
          </w:p>
        </w:tc>
        <w:tc>
          <w:tcPr>
            <w:tcW w:w="708" w:type="dxa"/>
            <w:tcMar>
              <w:left w:w="28" w:type="dxa"/>
            </w:tcMar>
            <w:vAlign w:val="center"/>
          </w:tcPr>
          <w:p w14:paraId="667C0FD7"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36</w:t>
            </w:r>
          </w:p>
        </w:tc>
        <w:tc>
          <w:tcPr>
            <w:tcW w:w="4422" w:type="dxa"/>
            <w:tcMar>
              <w:left w:w="28" w:type="dxa"/>
            </w:tcMar>
          </w:tcPr>
          <w:p w14:paraId="4078AB4F" w14:textId="77777777" w:rsidR="007054FF" w:rsidRDefault="00402A0C">
            <w:pPr>
              <w:adjustRightInd w:val="0"/>
              <w:jc w:val="left"/>
              <w:rPr>
                <w:rFonts w:ascii="宋体" w:hAnsi="宋体" w:cs="宋体" w:hint="eastAsia"/>
                <w:color w:val="000000"/>
                <w:sz w:val="22"/>
                <w:szCs w:val="22"/>
              </w:rPr>
            </w:pPr>
            <w:r>
              <w:rPr>
                <w:rFonts w:ascii="宋体" w:hAnsi="宋体" w:cs="宋体" w:hint="eastAsia"/>
                <w:color w:val="000000"/>
                <w:sz w:val="22"/>
                <w:szCs w:val="22"/>
              </w:rPr>
              <w:t>现场试验</w:t>
            </w:r>
          </w:p>
        </w:tc>
        <w:tc>
          <w:tcPr>
            <w:tcW w:w="1248" w:type="dxa"/>
            <w:tcMar>
              <w:left w:w="28" w:type="dxa"/>
            </w:tcMar>
          </w:tcPr>
          <w:p w14:paraId="7050C75E"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50%</w:t>
            </w:r>
          </w:p>
        </w:tc>
      </w:tr>
      <w:tr w:rsidR="007054FF" w14:paraId="32566C17" w14:textId="77777777">
        <w:tc>
          <w:tcPr>
            <w:tcW w:w="1103" w:type="dxa"/>
            <w:tcMar>
              <w:left w:w="28" w:type="dxa"/>
            </w:tcMar>
            <w:vAlign w:val="center"/>
          </w:tcPr>
          <w:p w14:paraId="447B4C38" w14:textId="77777777" w:rsidR="007054FF" w:rsidRDefault="00402A0C">
            <w:pPr>
              <w:adjustRightInd w:val="0"/>
              <w:jc w:val="center"/>
              <w:rPr>
                <w:rFonts w:ascii="宋体" w:hAnsi="宋体" w:cs="宋体" w:hint="eastAsia"/>
                <w:color w:val="000000"/>
                <w:sz w:val="22"/>
                <w:szCs w:val="22"/>
              </w:rPr>
            </w:pPr>
            <w:r>
              <w:rPr>
                <w:rFonts w:cs="Arial" w:hint="eastAsia"/>
                <w:sz w:val="22"/>
                <w:szCs w:val="22"/>
              </w:rPr>
              <w:t>李永亮</w:t>
            </w:r>
          </w:p>
        </w:tc>
        <w:tc>
          <w:tcPr>
            <w:tcW w:w="1733" w:type="dxa"/>
            <w:tcMar>
              <w:left w:w="28" w:type="dxa"/>
            </w:tcMar>
          </w:tcPr>
          <w:p w14:paraId="4927D310" w14:textId="77777777" w:rsidR="007054FF" w:rsidRDefault="00402A0C">
            <w:pPr>
              <w:adjustRightInd w:val="0"/>
              <w:jc w:val="center"/>
              <w:rPr>
                <w:rFonts w:ascii="宋体" w:hAnsi="宋体" w:cs="宋体" w:hint="eastAsia"/>
                <w:color w:val="000000"/>
                <w:sz w:val="22"/>
                <w:szCs w:val="22"/>
              </w:rPr>
            </w:pPr>
            <w:r>
              <w:rPr>
                <w:rFonts w:hint="eastAsia"/>
              </w:rPr>
              <w:t>工程师</w:t>
            </w:r>
          </w:p>
        </w:tc>
        <w:tc>
          <w:tcPr>
            <w:tcW w:w="708" w:type="dxa"/>
            <w:tcMar>
              <w:left w:w="28" w:type="dxa"/>
            </w:tcMar>
            <w:vAlign w:val="center"/>
          </w:tcPr>
          <w:p w14:paraId="17D8FB09"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37</w:t>
            </w:r>
          </w:p>
        </w:tc>
        <w:tc>
          <w:tcPr>
            <w:tcW w:w="4422" w:type="dxa"/>
            <w:tcMar>
              <w:left w:w="28" w:type="dxa"/>
            </w:tcMar>
          </w:tcPr>
          <w:p w14:paraId="7A234329" w14:textId="77777777" w:rsidR="007054FF" w:rsidRDefault="00402A0C">
            <w:pPr>
              <w:adjustRightInd w:val="0"/>
              <w:jc w:val="left"/>
              <w:rPr>
                <w:rFonts w:ascii="宋体" w:hAnsi="宋体" w:cs="宋体" w:hint="eastAsia"/>
                <w:color w:val="000000"/>
                <w:sz w:val="22"/>
                <w:szCs w:val="22"/>
              </w:rPr>
            </w:pPr>
            <w:r>
              <w:rPr>
                <w:rFonts w:ascii="宋体" w:hAnsi="宋体" w:cs="宋体" w:hint="eastAsia"/>
                <w:color w:val="000000"/>
                <w:sz w:val="22"/>
                <w:szCs w:val="22"/>
              </w:rPr>
              <w:t>现场试验</w:t>
            </w:r>
          </w:p>
        </w:tc>
        <w:tc>
          <w:tcPr>
            <w:tcW w:w="1248" w:type="dxa"/>
            <w:tcMar>
              <w:left w:w="28" w:type="dxa"/>
            </w:tcMar>
          </w:tcPr>
          <w:p w14:paraId="35D47342"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50%</w:t>
            </w:r>
          </w:p>
        </w:tc>
      </w:tr>
      <w:tr w:rsidR="007054FF" w14:paraId="4607FD8E" w14:textId="77777777">
        <w:tc>
          <w:tcPr>
            <w:tcW w:w="1103" w:type="dxa"/>
            <w:tcMar>
              <w:left w:w="28" w:type="dxa"/>
            </w:tcMar>
            <w:vAlign w:val="center"/>
          </w:tcPr>
          <w:p w14:paraId="387D8247" w14:textId="77777777" w:rsidR="007054FF" w:rsidRDefault="00402A0C">
            <w:pPr>
              <w:adjustRightInd w:val="0"/>
              <w:jc w:val="center"/>
              <w:rPr>
                <w:rFonts w:ascii="宋体" w:hAnsi="宋体" w:cs="宋体" w:hint="eastAsia"/>
                <w:color w:val="000000"/>
                <w:sz w:val="22"/>
                <w:szCs w:val="22"/>
              </w:rPr>
            </w:pPr>
            <w:r>
              <w:rPr>
                <w:rFonts w:cs="Arial" w:hint="eastAsia"/>
                <w:sz w:val="22"/>
                <w:szCs w:val="22"/>
              </w:rPr>
              <w:t>于江涛</w:t>
            </w:r>
          </w:p>
        </w:tc>
        <w:tc>
          <w:tcPr>
            <w:tcW w:w="1733" w:type="dxa"/>
            <w:tcMar>
              <w:left w:w="28" w:type="dxa"/>
            </w:tcMar>
          </w:tcPr>
          <w:p w14:paraId="41FBA20E" w14:textId="77777777" w:rsidR="007054FF" w:rsidRDefault="00402A0C">
            <w:pPr>
              <w:adjustRightInd w:val="0"/>
              <w:jc w:val="center"/>
              <w:rPr>
                <w:rFonts w:ascii="宋体" w:hAnsi="宋体" w:cs="宋体" w:hint="eastAsia"/>
                <w:color w:val="000000"/>
                <w:sz w:val="22"/>
                <w:szCs w:val="22"/>
              </w:rPr>
            </w:pPr>
            <w:r>
              <w:rPr>
                <w:rFonts w:hint="eastAsia"/>
              </w:rPr>
              <w:t>助理工程师</w:t>
            </w:r>
          </w:p>
        </w:tc>
        <w:tc>
          <w:tcPr>
            <w:tcW w:w="708" w:type="dxa"/>
            <w:tcMar>
              <w:left w:w="28" w:type="dxa"/>
            </w:tcMar>
            <w:vAlign w:val="center"/>
          </w:tcPr>
          <w:p w14:paraId="6D84B8C4"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52</w:t>
            </w:r>
          </w:p>
        </w:tc>
        <w:tc>
          <w:tcPr>
            <w:tcW w:w="4422" w:type="dxa"/>
            <w:tcMar>
              <w:left w:w="28" w:type="dxa"/>
            </w:tcMar>
          </w:tcPr>
          <w:p w14:paraId="17B13490" w14:textId="77777777" w:rsidR="007054FF" w:rsidRDefault="00402A0C">
            <w:pPr>
              <w:adjustRightInd w:val="0"/>
              <w:jc w:val="left"/>
              <w:rPr>
                <w:rFonts w:ascii="宋体" w:hAnsi="宋体" w:cs="宋体" w:hint="eastAsia"/>
                <w:color w:val="000000"/>
                <w:sz w:val="22"/>
                <w:szCs w:val="22"/>
              </w:rPr>
            </w:pPr>
            <w:r>
              <w:rPr>
                <w:rFonts w:ascii="宋体" w:hAnsi="宋体" w:cs="宋体" w:hint="eastAsia"/>
                <w:color w:val="000000"/>
                <w:sz w:val="22"/>
                <w:szCs w:val="22"/>
              </w:rPr>
              <w:t>现场试验</w:t>
            </w:r>
          </w:p>
        </w:tc>
        <w:tc>
          <w:tcPr>
            <w:tcW w:w="1248" w:type="dxa"/>
            <w:tcMar>
              <w:left w:w="28" w:type="dxa"/>
            </w:tcMar>
          </w:tcPr>
          <w:p w14:paraId="043A2772"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50%</w:t>
            </w:r>
          </w:p>
        </w:tc>
      </w:tr>
      <w:tr w:rsidR="007054FF" w14:paraId="63ABED6F" w14:textId="77777777">
        <w:tc>
          <w:tcPr>
            <w:tcW w:w="1103" w:type="dxa"/>
            <w:tcMar>
              <w:left w:w="28" w:type="dxa"/>
            </w:tcMar>
            <w:vAlign w:val="center"/>
          </w:tcPr>
          <w:p w14:paraId="3B9712D1" w14:textId="77777777" w:rsidR="007054FF" w:rsidRDefault="00402A0C">
            <w:pPr>
              <w:adjustRightInd w:val="0"/>
              <w:jc w:val="center"/>
              <w:rPr>
                <w:rFonts w:ascii="宋体" w:hAnsi="宋体" w:cs="宋体" w:hint="eastAsia"/>
                <w:color w:val="000000"/>
                <w:sz w:val="22"/>
                <w:szCs w:val="22"/>
              </w:rPr>
            </w:pPr>
            <w:r>
              <w:rPr>
                <w:rFonts w:cs="Arial" w:hint="eastAsia"/>
                <w:sz w:val="22"/>
                <w:szCs w:val="22"/>
              </w:rPr>
              <w:t>田春树</w:t>
            </w:r>
          </w:p>
        </w:tc>
        <w:tc>
          <w:tcPr>
            <w:tcW w:w="1733" w:type="dxa"/>
            <w:tcMar>
              <w:left w:w="28" w:type="dxa"/>
            </w:tcMar>
          </w:tcPr>
          <w:p w14:paraId="2DB9BAC9" w14:textId="77777777" w:rsidR="007054FF" w:rsidRDefault="00402A0C">
            <w:pPr>
              <w:adjustRightInd w:val="0"/>
              <w:jc w:val="center"/>
              <w:rPr>
                <w:rFonts w:ascii="宋体" w:hAnsi="宋体" w:cs="宋体" w:hint="eastAsia"/>
                <w:color w:val="000000"/>
                <w:sz w:val="22"/>
                <w:szCs w:val="22"/>
              </w:rPr>
            </w:pPr>
            <w:r>
              <w:rPr>
                <w:rFonts w:hint="eastAsia"/>
              </w:rPr>
              <w:t>工程师</w:t>
            </w:r>
          </w:p>
        </w:tc>
        <w:tc>
          <w:tcPr>
            <w:tcW w:w="708" w:type="dxa"/>
            <w:tcMar>
              <w:left w:w="28" w:type="dxa"/>
            </w:tcMar>
            <w:vAlign w:val="center"/>
          </w:tcPr>
          <w:p w14:paraId="493F8936"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47</w:t>
            </w:r>
          </w:p>
        </w:tc>
        <w:tc>
          <w:tcPr>
            <w:tcW w:w="4422" w:type="dxa"/>
            <w:tcMar>
              <w:left w:w="28" w:type="dxa"/>
            </w:tcMar>
          </w:tcPr>
          <w:p w14:paraId="257FAE71" w14:textId="77777777" w:rsidR="007054FF" w:rsidRDefault="00402A0C">
            <w:pPr>
              <w:adjustRightInd w:val="0"/>
              <w:jc w:val="left"/>
              <w:rPr>
                <w:rFonts w:ascii="宋体" w:hAnsi="宋体" w:cs="宋体" w:hint="eastAsia"/>
                <w:color w:val="000000"/>
                <w:sz w:val="22"/>
                <w:szCs w:val="22"/>
              </w:rPr>
            </w:pPr>
            <w:r>
              <w:rPr>
                <w:rFonts w:ascii="宋体" w:hAnsi="宋体" w:cs="宋体" w:hint="eastAsia"/>
                <w:color w:val="000000"/>
                <w:sz w:val="22"/>
                <w:szCs w:val="22"/>
              </w:rPr>
              <w:t>现场试验</w:t>
            </w:r>
          </w:p>
        </w:tc>
        <w:tc>
          <w:tcPr>
            <w:tcW w:w="1248" w:type="dxa"/>
            <w:tcMar>
              <w:left w:w="28" w:type="dxa"/>
            </w:tcMar>
          </w:tcPr>
          <w:p w14:paraId="2E53E604"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50%</w:t>
            </w:r>
          </w:p>
        </w:tc>
      </w:tr>
      <w:tr w:rsidR="007054FF" w14:paraId="30282FA4" w14:textId="77777777">
        <w:tc>
          <w:tcPr>
            <w:tcW w:w="1103" w:type="dxa"/>
            <w:tcMar>
              <w:left w:w="28" w:type="dxa"/>
            </w:tcMar>
            <w:vAlign w:val="center"/>
          </w:tcPr>
          <w:p w14:paraId="55C0AE30" w14:textId="77777777" w:rsidR="007054FF" w:rsidRDefault="00402A0C">
            <w:pPr>
              <w:adjustRightInd w:val="0"/>
              <w:jc w:val="center"/>
              <w:rPr>
                <w:rFonts w:ascii="宋体" w:hAnsi="宋体" w:cs="宋体" w:hint="eastAsia"/>
                <w:color w:val="000000"/>
                <w:sz w:val="22"/>
                <w:szCs w:val="22"/>
              </w:rPr>
            </w:pPr>
            <w:r>
              <w:rPr>
                <w:rFonts w:cs="Arial" w:hint="eastAsia"/>
                <w:sz w:val="22"/>
                <w:szCs w:val="22"/>
              </w:rPr>
              <w:t>朱宏武</w:t>
            </w:r>
          </w:p>
        </w:tc>
        <w:tc>
          <w:tcPr>
            <w:tcW w:w="1733" w:type="dxa"/>
            <w:tcMar>
              <w:left w:w="28" w:type="dxa"/>
            </w:tcMar>
          </w:tcPr>
          <w:p w14:paraId="5BE752BC" w14:textId="77777777" w:rsidR="007054FF" w:rsidRDefault="00402A0C">
            <w:pPr>
              <w:adjustRightInd w:val="0"/>
              <w:jc w:val="center"/>
              <w:rPr>
                <w:rFonts w:ascii="宋体" w:hAnsi="宋体" w:cs="宋体" w:hint="eastAsia"/>
                <w:color w:val="000000"/>
                <w:sz w:val="22"/>
                <w:szCs w:val="22"/>
              </w:rPr>
            </w:pPr>
            <w:r>
              <w:rPr>
                <w:rFonts w:hint="eastAsia"/>
              </w:rPr>
              <w:t>工程师</w:t>
            </w:r>
          </w:p>
        </w:tc>
        <w:tc>
          <w:tcPr>
            <w:tcW w:w="708" w:type="dxa"/>
            <w:tcMar>
              <w:left w:w="28" w:type="dxa"/>
            </w:tcMar>
            <w:vAlign w:val="center"/>
          </w:tcPr>
          <w:p w14:paraId="545DD455"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46</w:t>
            </w:r>
          </w:p>
        </w:tc>
        <w:tc>
          <w:tcPr>
            <w:tcW w:w="4422" w:type="dxa"/>
            <w:tcMar>
              <w:left w:w="28" w:type="dxa"/>
            </w:tcMar>
          </w:tcPr>
          <w:p w14:paraId="2EA79925" w14:textId="77777777" w:rsidR="007054FF" w:rsidRDefault="00402A0C">
            <w:pPr>
              <w:adjustRightInd w:val="0"/>
              <w:jc w:val="left"/>
              <w:rPr>
                <w:rFonts w:ascii="宋体" w:hAnsi="宋体" w:cs="宋体" w:hint="eastAsia"/>
                <w:color w:val="000000"/>
                <w:sz w:val="22"/>
                <w:szCs w:val="22"/>
              </w:rPr>
            </w:pPr>
            <w:r>
              <w:rPr>
                <w:rFonts w:ascii="宋体" w:hAnsi="宋体" w:cs="宋体" w:hint="eastAsia"/>
                <w:color w:val="000000"/>
                <w:sz w:val="22"/>
                <w:szCs w:val="22"/>
              </w:rPr>
              <w:t>现场试验</w:t>
            </w:r>
          </w:p>
        </w:tc>
        <w:tc>
          <w:tcPr>
            <w:tcW w:w="1248" w:type="dxa"/>
            <w:tcMar>
              <w:left w:w="28" w:type="dxa"/>
            </w:tcMar>
          </w:tcPr>
          <w:p w14:paraId="6EAAF93B"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50%</w:t>
            </w:r>
          </w:p>
        </w:tc>
      </w:tr>
      <w:tr w:rsidR="007054FF" w14:paraId="42577864" w14:textId="77777777">
        <w:tc>
          <w:tcPr>
            <w:tcW w:w="1103" w:type="dxa"/>
            <w:tcMar>
              <w:left w:w="28" w:type="dxa"/>
            </w:tcMar>
            <w:vAlign w:val="center"/>
          </w:tcPr>
          <w:p w14:paraId="10B86CF0" w14:textId="77777777" w:rsidR="007054FF" w:rsidRDefault="00402A0C">
            <w:pPr>
              <w:adjustRightInd w:val="0"/>
              <w:jc w:val="center"/>
              <w:rPr>
                <w:rFonts w:ascii="宋体" w:hAnsi="宋体" w:cs="宋体" w:hint="eastAsia"/>
                <w:color w:val="000000"/>
                <w:sz w:val="22"/>
                <w:szCs w:val="22"/>
              </w:rPr>
            </w:pPr>
            <w:r>
              <w:rPr>
                <w:rFonts w:cs="Arial" w:hint="eastAsia"/>
                <w:sz w:val="22"/>
                <w:szCs w:val="22"/>
              </w:rPr>
              <w:t>胡东杰</w:t>
            </w:r>
          </w:p>
        </w:tc>
        <w:tc>
          <w:tcPr>
            <w:tcW w:w="1733" w:type="dxa"/>
            <w:tcMar>
              <w:left w:w="28" w:type="dxa"/>
            </w:tcMar>
          </w:tcPr>
          <w:p w14:paraId="0E37FC2C" w14:textId="77777777" w:rsidR="007054FF" w:rsidRDefault="00402A0C">
            <w:pPr>
              <w:adjustRightInd w:val="0"/>
              <w:jc w:val="center"/>
              <w:rPr>
                <w:rFonts w:ascii="宋体" w:hAnsi="宋体" w:cs="宋体" w:hint="eastAsia"/>
                <w:color w:val="000000"/>
                <w:sz w:val="22"/>
                <w:szCs w:val="22"/>
              </w:rPr>
            </w:pPr>
            <w:r>
              <w:rPr>
                <w:rFonts w:hint="eastAsia"/>
              </w:rPr>
              <w:t>工程师</w:t>
            </w:r>
          </w:p>
        </w:tc>
        <w:tc>
          <w:tcPr>
            <w:tcW w:w="708" w:type="dxa"/>
            <w:tcMar>
              <w:left w:w="28" w:type="dxa"/>
            </w:tcMar>
            <w:vAlign w:val="center"/>
          </w:tcPr>
          <w:p w14:paraId="14D1D451"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39</w:t>
            </w:r>
          </w:p>
        </w:tc>
        <w:tc>
          <w:tcPr>
            <w:tcW w:w="4422" w:type="dxa"/>
            <w:tcMar>
              <w:left w:w="28" w:type="dxa"/>
            </w:tcMar>
          </w:tcPr>
          <w:p w14:paraId="50CAE0F8" w14:textId="77777777" w:rsidR="007054FF" w:rsidRDefault="00402A0C">
            <w:pPr>
              <w:adjustRightInd w:val="0"/>
              <w:jc w:val="left"/>
              <w:rPr>
                <w:rFonts w:ascii="宋体" w:hAnsi="宋体" w:cs="宋体" w:hint="eastAsia"/>
                <w:color w:val="000000"/>
                <w:sz w:val="22"/>
                <w:szCs w:val="22"/>
              </w:rPr>
            </w:pPr>
            <w:r>
              <w:rPr>
                <w:rFonts w:ascii="宋体" w:hAnsi="宋体" w:cs="宋体" w:hint="eastAsia"/>
                <w:color w:val="000000"/>
                <w:sz w:val="22"/>
                <w:szCs w:val="22"/>
              </w:rPr>
              <w:t>现场试验</w:t>
            </w:r>
          </w:p>
        </w:tc>
        <w:tc>
          <w:tcPr>
            <w:tcW w:w="1248" w:type="dxa"/>
            <w:tcMar>
              <w:left w:w="28" w:type="dxa"/>
            </w:tcMar>
          </w:tcPr>
          <w:p w14:paraId="1225771E"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50%</w:t>
            </w:r>
          </w:p>
        </w:tc>
      </w:tr>
      <w:tr w:rsidR="007054FF" w14:paraId="2F0ACD12" w14:textId="77777777">
        <w:tc>
          <w:tcPr>
            <w:tcW w:w="1103" w:type="dxa"/>
            <w:tcMar>
              <w:left w:w="28" w:type="dxa"/>
            </w:tcMar>
            <w:vAlign w:val="center"/>
          </w:tcPr>
          <w:p w14:paraId="30B25A8A" w14:textId="77777777" w:rsidR="007054FF" w:rsidRDefault="00402A0C">
            <w:pPr>
              <w:adjustRightInd w:val="0"/>
              <w:jc w:val="center"/>
              <w:rPr>
                <w:rFonts w:ascii="宋体" w:hAnsi="宋体" w:cs="宋体" w:hint="eastAsia"/>
                <w:color w:val="000000"/>
                <w:sz w:val="22"/>
                <w:szCs w:val="22"/>
              </w:rPr>
            </w:pPr>
            <w:r>
              <w:rPr>
                <w:rFonts w:cs="Arial" w:hint="eastAsia"/>
                <w:sz w:val="22"/>
                <w:szCs w:val="22"/>
              </w:rPr>
              <w:t>王萌</w:t>
            </w:r>
          </w:p>
        </w:tc>
        <w:tc>
          <w:tcPr>
            <w:tcW w:w="1733" w:type="dxa"/>
            <w:tcMar>
              <w:left w:w="28" w:type="dxa"/>
            </w:tcMar>
          </w:tcPr>
          <w:p w14:paraId="45481B2D" w14:textId="77777777" w:rsidR="007054FF" w:rsidRDefault="00402A0C">
            <w:pPr>
              <w:adjustRightInd w:val="0"/>
              <w:jc w:val="center"/>
              <w:rPr>
                <w:rFonts w:ascii="宋体" w:hAnsi="宋体" w:cs="宋体" w:hint="eastAsia"/>
                <w:color w:val="000000"/>
                <w:sz w:val="22"/>
                <w:szCs w:val="22"/>
              </w:rPr>
            </w:pPr>
            <w:r>
              <w:rPr>
                <w:rFonts w:hint="eastAsia"/>
              </w:rPr>
              <w:t>工程师</w:t>
            </w:r>
          </w:p>
        </w:tc>
        <w:tc>
          <w:tcPr>
            <w:tcW w:w="708" w:type="dxa"/>
            <w:tcMar>
              <w:left w:w="28" w:type="dxa"/>
            </w:tcMar>
            <w:vAlign w:val="center"/>
          </w:tcPr>
          <w:p w14:paraId="7A476C47"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38</w:t>
            </w:r>
          </w:p>
        </w:tc>
        <w:tc>
          <w:tcPr>
            <w:tcW w:w="4422" w:type="dxa"/>
            <w:tcMar>
              <w:left w:w="28" w:type="dxa"/>
            </w:tcMar>
          </w:tcPr>
          <w:p w14:paraId="2111E551" w14:textId="77777777" w:rsidR="007054FF" w:rsidRDefault="00402A0C">
            <w:pPr>
              <w:adjustRightInd w:val="0"/>
              <w:jc w:val="left"/>
              <w:rPr>
                <w:rFonts w:ascii="宋体" w:hAnsi="宋体" w:cs="宋体" w:hint="eastAsia"/>
                <w:color w:val="000000"/>
                <w:sz w:val="22"/>
                <w:szCs w:val="22"/>
              </w:rPr>
            </w:pPr>
            <w:r>
              <w:rPr>
                <w:rFonts w:ascii="宋体" w:hAnsi="宋体" w:cs="宋体" w:hint="eastAsia"/>
                <w:color w:val="000000"/>
                <w:sz w:val="22"/>
                <w:szCs w:val="22"/>
              </w:rPr>
              <w:t>现场试验</w:t>
            </w:r>
          </w:p>
        </w:tc>
        <w:tc>
          <w:tcPr>
            <w:tcW w:w="1248" w:type="dxa"/>
            <w:tcMar>
              <w:left w:w="28" w:type="dxa"/>
            </w:tcMar>
          </w:tcPr>
          <w:p w14:paraId="46972247"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50%</w:t>
            </w:r>
          </w:p>
        </w:tc>
      </w:tr>
      <w:tr w:rsidR="007054FF" w14:paraId="67D1E149" w14:textId="77777777">
        <w:tc>
          <w:tcPr>
            <w:tcW w:w="1103" w:type="dxa"/>
            <w:tcMar>
              <w:left w:w="28" w:type="dxa"/>
            </w:tcMar>
            <w:vAlign w:val="center"/>
          </w:tcPr>
          <w:p w14:paraId="4C69E5C2" w14:textId="77777777" w:rsidR="007054FF" w:rsidRDefault="00402A0C">
            <w:pPr>
              <w:adjustRightInd w:val="0"/>
              <w:jc w:val="center"/>
              <w:rPr>
                <w:rFonts w:ascii="宋体" w:hAnsi="宋体" w:cs="宋体" w:hint="eastAsia"/>
                <w:color w:val="000000"/>
                <w:sz w:val="22"/>
                <w:szCs w:val="22"/>
              </w:rPr>
            </w:pPr>
            <w:r>
              <w:rPr>
                <w:rFonts w:cs="Arial" w:hint="eastAsia"/>
                <w:sz w:val="22"/>
                <w:szCs w:val="22"/>
              </w:rPr>
              <w:t>刘闪</w:t>
            </w:r>
          </w:p>
        </w:tc>
        <w:tc>
          <w:tcPr>
            <w:tcW w:w="1733" w:type="dxa"/>
            <w:tcMar>
              <w:left w:w="28" w:type="dxa"/>
            </w:tcMar>
          </w:tcPr>
          <w:p w14:paraId="15A0227D" w14:textId="77777777" w:rsidR="007054FF" w:rsidRDefault="00402A0C">
            <w:pPr>
              <w:adjustRightInd w:val="0"/>
              <w:jc w:val="center"/>
              <w:rPr>
                <w:rFonts w:ascii="宋体" w:hAnsi="宋体" w:cs="宋体" w:hint="eastAsia"/>
                <w:color w:val="000000"/>
                <w:sz w:val="22"/>
                <w:szCs w:val="22"/>
              </w:rPr>
            </w:pPr>
            <w:r>
              <w:rPr>
                <w:rFonts w:hint="eastAsia"/>
              </w:rPr>
              <w:t>工程师</w:t>
            </w:r>
          </w:p>
        </w:tc>
        <w:tc>
          <w:tcPr>
            <w:tcW w:w="708" w:type="dxa"/>
            <w:tcMar>
              <w:left w:w="28" w:type="dxa"/>
            </w:tcMar>
            <w:vAlign w:val="center"/>
          </w:tcPr>
          <w:p w14:paraId="3B57D52D"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47</w:t>
            </w:r>
          </w:p>
        </w:tc>
        <w:tc>
          <w:tcPr>
            <w:tcW w:w="4422" w:type="dxa"/>
            <w:tcMar>
              <w:left w:w="28" w:type="dxa"/>
            </w:tcMar>
          </w:tcPr>
          <w:p w14:paraId="3399E8EE" w14:textId="77777777" w:rsidR="007054FF" w:rsidRDefault="00402A0C">
            <w:pPr>
              <w:adjustRightInd w:val="0"/>
              <w:jc w:val="left"/>
              <w:rPr>
                <w:rFonts w:ascii="宋体" w:hAnsi="宋体" w:cs="宋体" w:hint="eastAsia"/>
                <w:color w:val="000000"/>
                <w:sz w:val="22"/>
                <w:szCs w:val="22"/>
              </w:rPr>
            </w:pPr>
            <w:r>
              <w:rPr>
                <w:rFonts w:ascii="宋体" w:hAnsi="宋体" w:cs="宋体" w:hint="eastAsia"/>
                <w:color w:val="000000"/>
                <w:sz w:val="22"/>
                <w:szCs w:val="22"/>
              </w:rPr>
              <w:t>现场试验</w:t>
            </w:r>
          </w:p>
        </w:tc>
        <w:tc>
          <w:tcPr>
            <w:tcW w:w="1248" w:type="dxa"/>
            <w:tcMar>
              <w:left w:w="28" w:type="dxa"/>
            </w:tcMar>
          </w:tcPr>
          <w:p w14:paraId="3289B42D"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50%</w:t>
            </w:r>
          </w:p>
        </w:tc>
      </w:tr>
      <w:tr w:rsidR="007054FF" w14:paraId="1DAAD1E4" w14:textId="77777777">
        <w:tc>
          <w:tcPr>
            <w:tcW w:w="1103" w:type="dxa"/>
            <w:tcMar>
              <w:left w:w="28" w:type="dxa"/>
            </w:tcMar>
            <w:vAlign w:val="center"/>
          </w:tcPr>
          <w:p w14:paraId="79BC9D89" w14:textId="77777777" w:rsidR="007054FF" w:rsidRDefault="00402A0C">
            <w:pPr>
              <w:adjustRightInd w:val="0"/>
              <w:jc w:val="center"/>
              <w:rPr>
                <w:rFonts w:ascii="宋体" w:hAnsi="宋体" w:cs="宋体" w:hint="eastAsia"/>
                <w:color w:val="000000"/>
                <w:sz w:val="22"/>
                <w:szCs w:val="22"/>
              </w:rPr>
            </w:pPr>
            <w:r>
              <w:rPr>
                <w:rFonts w:cs="Arial" w:hint="eastAsia"/>
                <w:sz w:val="22"/>
                <w:szCs w:val="22"/>
              </w:rPr>
              <w:t>侯志刚</w:t>
            </w:r>
          </w:p>
        </w:tc>
        <w:tc>
          <w:tcPr>
            <w:tcW w:w="1733" w:type="dxa"/>
            <w:tcMar>
              <w:left w:w="28" w:type="dxa"/>
            </w:tcMar>
          </w:tcPr>
          <w:p w14:paraId="53F47FD0" w14:textId="77777777" w:rsidR="007054FF" w:rsidRDefault="00402A0C">
            <w:pPr>
              <w:adjustRightInd w:val="0"/>
              <w:jc w:val="center"/>
              <w:rPr>
                <w:rFonts w:ascii="宋体" w:hAnsi="宋体" w:cs="宋体" w:hint="eastAsia"/>
                <w:color w:val="000000"/>
                <w:sz w:val="22"/>
                <w:szCs w:val="22"/>
              </w:rPr>
            </w:pPr>
            <w:r>
              <w:rPr>
                <w:rFonts w:hint="eastAsia"/>
              </w:rPr>
              <w:t>工程师</w:t>
            </w:r>
          </w:p>
        </w:tc>
        <w:tc>
          <w:tcPr>
            <w:tcW w:w="708" w:type="dxa"/>
            <w:tcMar>
              <w:left w:w="28" w:type="dxa"/>
            </w:tcMar>
            <w:vAlign w:val="center"/>
          </w:tcPr>
          <w:p w14:paraId="65D82FE4"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38</w:t>
            </w:r>
          </w:p>
        </w:tc>
        <w:tc>
          <w:tcPr>
            <w:tcW w:w="4422" w:type="dxa"/>
            <w:tcMar>
              <w:left w:w="28" w:type="dxa"/>
            </w:tcMar>
          </w:tcPr>
          <w:p w14:paraId="31B23C29" w14:textId="77777777" w:rsidR="007054FF" w:rsidRDefault="00402A0C">
            <w:pPr>
              <w:adjustRightInd w:val="0"/>
              <w:jc w:val="left"/>
              <w:rPr>
                <w:rFonts w:ascii="宋体" w:hAnsi="宋体" w:cs="宋体" w:hint="eastAsia"/>
                <w:color w:val="000000"/>
                <w:sz w:val="22"/>
                <w:szCs w:val="22"/>
              </w:rPr>
            </w:pPr>
            <w:r>
              <w:rPr>
                <w:rFonts w:ascii="宋体" w:hAnsi="宋体" w:cs="宋体" w:hint="eastAsia"/>
                <w:color w:val="000000"/>
                <w:sz w:val="22"/>
                <w:szCs w:val="22"/>
              </w:rPr>
              <w:t>现场试验</w:t>
            </w:r>
          </w:p>
        </w:tc>
        <w:tc>
          <w:tcPr>
            <w:tcW w:w="1248" w:type="dxa"/>
            <w:tcMar>
              <w:left w:w="28" w:type="dxa"/>
            </w:tcMar>
          </w:tcPr>
          <w:p w14:paraId="1DBAADD0"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50%</w:t>
            </w:r>
          </w:p>
        </w:tc>
      </w:tr>
      <w:tr w:rsidR="007054FF" w14:paraId="3B301696" w14:textId="77777777">
        <w:tc>
          <w:tcPr>
            <w:tcW w:w="1103" w:type="dxa"/>
            <w:tcMar>
              <w:left w:w="28" w:type="dxa"/>
            </w:tcMar>
            <w:vAlign w:val="center"/>
          </w:tcPr>
          <w:p w14:paraId="3D42DCB0" w14:textId="77777777" w:rsidR="007054FF" w:rsidRDefault="00402A0C">
            <w:pPr>
              <w:adjustRightInd w:val="0"/>
              <w:jc w:val="center"/>
              <w:rPr>
                <w:rFonts w:ascii="宋体" w:hAnsi="宋体" w:cs="宋体" w:hint="eastAsia"/>
                <w:color w:val="000000"/>
                <w:sz w:val="22"/>
                <w:szCs w:val="22"/>
              </w:rPr>
            </w:pPr>
            <w:r>
              <w:rPr>
                <w:rFonts w:cs="Arial" w:hint="eastAsia"/>
                <w:sz w:val="22"/>
                <w:szCs w:val="22"/>
              </w:rPr>
              <w:t>刘培全</w:t>
            </w:r>
          </w:p>
        </w:tc>
        <w:tc>
          <w:tcPr>
            <w:tcW w:w="1733" w:type="dxa"/>
            <w:tcMar>
              <w:left w:w="28" w:type="dxa"/>
            </w:tcMar>
          </w:tcPr>
          <w:p w14:paraId="49192301" w14:textId="77777777" w:rsidR="007054FF" w:rsidRDefault="00402A0C">
            <w:pPr>
              <w:adjustRightInd w:val="0"/>
              <w:jc w:val="center"/>
              <w:rPr>
                <w:rFonts w:ascii="宋体" w:hAnsi="宋体" w:cs="宋体" w:hint="eastAsia"/>
                <w:color w:val="000000"/>
                <w:sz w:val="22"/>
                <w:szCs w:val="22"/>
              </w:rPr>
            </w:pPr>
            <w:r>
              <w:rPr>
                <w:rFonts w:hint="eastAsia"/>
              </w:rPr>
              <w:t>工程师</w:t>
            </w:r>
          </w:p>
        </w:tc>
        <w:tc>
          <w:tcPr>
            <w:tcW w:w="708" w:type="dxa"/>
            <w:tcMar>
              <w:left w:w="28" w:type="dxa"/>
            </w:tcMar>
            <w:vAlign w:val="center"/>
          </w:tcPr>
          <w:p w14:paraId="6460B9BF"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36</w:t>
            </w:r>
          </w:p>
        </w:tc>
        <w:tc>
          <w:tcPr>
            <w:tcW w:w="4422" w:type="dxa"/>
            <w:tcMar>
              <w:left w:w="28" w:type="dxa"/>
            </w:tcMar>
          </w:tcPr>
          <w:p w14:paraId="6DC2D32A" w14:textId="77777777" w:rsidR="007054FF" w:rsidRDefault="00402A0C">
            <w:pPr>
              <w:adjustRightInd w:val="0"/>
              <w:jc w:val="left"/>
              <w:rPr>
                <w:rFonts w:ascii="宋体" w:hAnsi="宋体" w:cs="宋体" w:hint="eastAsia"/>
                <w:color w:val="000000"/>
                <w:sz w:val="22"/>
                <w:szCs w:val="22"/>
              </w:rPr>
            </w:pPr>
            <w:r>
              <w:rPr>
                <w:rFonts w:ascii="宋体" w:hAnsi="宋体" w:cs="宋体" w:hint="eastAsia"/>
                <w:color w:val="000000"/>
                <w:sz w:val="22"/>
                <w:szCs w:val="22"/>
              </w:rPr>
              <w:t>现场试验</w:t>
            </w:r>
          </w:p>
        </w:tc>
        <w:tc>
          <w:tcPr>
            <w:tcW w:w="1248" w:type="dxa"/>
            <w:tcMar>
              <w:left w:w="28" w:type="dxa"/>
            </w:tcMar>
          </w:tcPr>
          <w:p w14:paraId="662BD8FC"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50%</w:t>
            </w:r>
          </w:p>
        </w:tc>
      </w:tr>
      <w:tr w:rsidR="007054FF" w14:paraId="36A09163" w14:textId="77777777">
        <w:tc>
          <w:tcPr>
            <w:tcW w:w="1103" w:type="dxa"/>
            <w:tcMar>
              <w:left w:w="28" w:type="dxa"/>
            </w:tcMar>
            <w:vAlign w:val="center"/>
          </w:tcPr>
          <w:p w14:paraId="3EDF4691" w14:textId="77777777" w:rsidR="007054FF" w:rsidRDefault="00402A0C">
            <w:pPr>
              <w:adjustRightInd w:val="0"/>
              <w:jc w:val="center"/>
              <w:rPr>
                <w:rFonts w:ascii="宋体" w:hAnsi="宋体" w:cs="宋体" w:hint="eastAsia"/>
                <w:color w:val="000000"/>
                <w:sz w:val="22"/>
                <w:szCs w:val="22"/>
              </w:rPr>
            </w:pPr>
            <w:r>
              <w:rPr>
                <w:rFonts w:cs="Arial" w:hint="eastAsia"/>
                <w:sz w:val="22"/>
                <w:szCs w:val="22"/>
              </w:rPr>
              <w:t>李响</w:t>
            </w:r>
          </w:p>
        </w:tc>
        <w:tc>
          <w:tcPr>
            <w:tcW w:w="1733" w:type="dxa"/>
            <w:tcMar>
              <w:left w:w="28" w:type="dxa"/>
            </w:tcMar>
          </w:tcPr>
          <w:p w14:paraId="16A30CDC" w14:textId="77777777" w:rsidR="007054FF" w:rsidRDefault="00402A0C">
            <w:pPr>
              <w:adjustRightInd w:val="0"/>
              <w:jc w:val="center"/>
              <w:rPr>
                <w:rFonts w:ascii="宋体" w:hAnsi="宋体" w:cs="宋体" w:hint="eastAsia"/>
                <w:color w:val="000000"/>
                <w:sz w:val="22"/>
                <w:szCs w:val="22"/>
              </w:rPr>
            </w:pPr>
            <w:r>
              <w:rPr>
                <w:rFonts w:hint="eastAsia"/>
              </w:rPr>
              <w:t>工程师</w:t>
            </w:r>
          </w:p>
        </w:tc>
        <w:tc>
          <w:tcPr>
            <w:tcW w:w="708" w:type="dxa"/>
            <w:tcMar>
              <w:left w:w="28" w:type="dxa"/>
            </w:tcMar>
            <w:vAlign w:val="center"/>
          </w:tcPr>
          <w:p w14:paraId="083101C8"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35</w:t>
            </w:r>
          </w:p>
        </w:tc>
        <w:tc>
          <w:tcPr>
            <w:tcW w:w="4422" w:type="dxa"/>
            <w:tcMar>
              <w:left w:w="28" w:type="dxa"/>
            </w:tcMar>
          </w:tcPr>
          <w:p w14:paraId="5B1E0F6D" w14:textId="77777777" w:rsidR="007054FF" w:rsidRDefault="00402A0C">
            <w:pPr>
              <w:adjustRightInd w:val="0"/>
              <w:jc w:val="left"/>
              <w:rPr>
                <w:rFonts w:ascii="宋体" w:hAnsi="宋体" w:cs="宋体" w:hint="eastAsia"/>
                <w:color w:val="000000"/>
                <w:sz w:val="22"/>
                <w:szCs w:val="22"/>
              </w:rPr>
            </w:pPr>
            <w:r>
              <w:rPr>
                <w:rFonts w:ascii="宋体" w:hAnsi="宋体" w:cs="宋体" w:hint="eastAsia"/>
                <w:color w:val="000000"/>
                <w:sz w:val="22"/>
                <w:szCs w:val="22"/>
              </w:rPr>
              <w:t>现场试验</w:t>
            </w:r>
          </w:p>
        </w:tc>
        <w:tc>
          <w:tcPr>
            <w:tcW w:w="1248" w:type="dxa"/>
            <w:tcMar>
              <w:left w:w="28" w:type="dxa"/>
            </w:tcMar>
          </w:tcPr>
          <w:p w14:paraId="2B42A429"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50%</w:t>
            </w:r>
          </w:p>
        </w:tc>
      </w:tr>
      <w:tr w:rsidR="007054FF" w14:paraId="5CF099D3" w14:textId="77777777">
        <w:tc>
          <w:tcPr>
            <w:tcW w:w="1103" w:type="dxa"/>
            <w:tcMar>
              <w:left w:w="28" w:type="dxa"/>
            </w:tcMar>
            <w:vAlign w:val="center"/>
          </w:tcPr>
          <w:p w14:paraId="48F64A4C" w14:textId="77777777" w:rsidR="007054FF" w:rsidRDefault="00402A0C">
            <w:pPr>
              <w:adjustRightInd w:val="0"/>
              <w:jc w:val="center"/>
              <w:rPr>
                <w:rFonts w:ascii="宋体" w:hAnsi="宋体" w:cs="宋体" w:hint="eastAsia"/>
                <w:color w:val="000000"/>
                <w:sz w:val="22"/>
                <w:szCs w:val="22"/>
              </w:rPr>
            </w:pPr>
            <w:r>
              <w:rPr>
                <w:rFonts w:cs="Arial" w:hint="eastAsia"/>
                <w:sz w:val="22"/>
                <w:szCs w:val="22"/>
              </w:rPr>
              <w:t>高国良</w:t>
            </w:r>
          </w:p>
        </w:tc>
        <w:tc>
          <w:tcPr>
            <w:tcW w:w="1733" w:type="dxa"/>
            <w:tcMar>
              <w:left w:w="28" w:type="dxa"/>
            </w:tcMar>
          </w:tcPr>
          <w:p w14:paraId="2B8D1C74" w14:textId="77777777" w:rsidR="007054FF" w:rsidRDefault="00402A0C">
            <w:pPr>
              <w:adjustRightInd w:val="0"/>
              <w:jc w:val="center"/>
              <w:rPr>
                <w:rFonts w:ascii="宋体" w:hAnsi="宋体" w:cs="宋体" w:hint="eastAsia"/>
                <w:color w:val="000000"/>
                <w:sz w:val="22"/>
                <w:szCs w:val="22"/>
              </w:rPr>
            </w:pPr>
            <w:r>
              <w:rPr>
                <w:rFonts w:hint="eastAsia"/>
              </w:rPr>
              <w:t>工程师</w:t>
            </w:r>
          </w:p>
        </w:tc>
        <w:tc>
          <w:tcPr>
            <w:tcW w:w="708" w:type="dxa"/>
            <w:tcMar>
              <w:left w:w="28" w:type="dxa"/>
            </w:tcMar>
            <w:vAlign w:val="center"/>
          </w:tcPr>
          <w:p w14:paraId="5F89559F"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40</w:t>
            </w:r>
          </w:p>
        </w:tc>
        <w:tc>
          <w:tcPr>
            <w:tcW w:w="4422" w:type="dxa"/>
            <w:tcMar>
              <w:left w:w="28" w:type="dxa"/>
            </w:tcMar>
          </w:tcPr>
          <w:p w14:paraId="32A6998B" w14:textId="77777777" w:rsidR="007054FF" w:rsidRDefault="00402A0C">
            <w:pPr>
              <w:adjustRightInd w:val="0"/>
              <w:jc w:val="left"/>
              <w:rPr>
                <w:rFonts w:ascii="宋体" w:hAnsi="宋体" w:cs="宋体" w:hint="eastAsia"/>
                <w:color w:val="000000"/>
                <w:sz w:val="22"/>
                <w:szCs w:val="22"/>
              </w:rPr>
            </w:pPr>
            <w:r>
              <w:rPr>
                <w:rFonts w:ascii="宋体" w:hAnsi="宋体" w:cs="宋体" w:hint="eastAsia"/>
                <w:color w:val="000000"/>
                <w:sz w:val="22"/>
                <w:szCs w:val="22"/>
              </w:rPr>
              <w:t>现场试验</w:t>
            </w:r>
          </w:p>
        </w:tc>
        <w:tc>
          <w:tcPr>
            <w:tcW w:w="1248" w:type="dxa"/>
            <w:tcMar>
              <w:left w:w="28" w:type="dxa"/>
            </w:tcMar>
          </w:tcPr>
          <w:p w14:paraId="3C5D28BC"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50%</w:t>
            </w:r>
          </w:p>
        </w:tc>
      </w:tr>
      <w:tr w:rsidR="007054FF" w14:paraId="6FA171E8" w14:textId="77777777">
        <w:tc>
          <w:tcPr>
            <w:tcW w:w="1103" w:type="dxa"/>
            <w:tcMar>
              <w:left w:w="28" w:type="dxa"/>
            </w:tcMar>
            <w:vAlign w:val="center"/>
          </w:tcPr>
          <w:p w14:paraId="154A1237" w14:textId="77777777" w:rsidR="007054FF" w:rsidRDefault="00402A0C">
            <w:pPr>
              <w:adjustRightInd w:val="0"/>
              <w:jc w:val="center"/>
              <w:rPr>
                <w:rFonts w:ascii="宋体" w:hAnsi="宋体" w:cs="宋体" w:hint="eastAsia"/>
                <w:color w:val="000000"/>
                <w:sz w:val="22"/>
                <w:szCs w:val="22"/>
              </w:rPr>
            </w:pPr>
            <w:r>
              <w:rPr>
                <w:rFonts w:cs="Arial" w:hint="eastAsia"/>
                <w:sz w:val="22"/>
                <w:szCs w:val="22"/>
              </w:rPr>
              <w:t>陈晓娜</w:t>
            </w:r>
          </w:p>
        </w:tc>
        <w:tc>
          <w:tcPr>
            <w:tcW w:w="1733" w:type="dxa"/>
            <w:tcMar>
              <w:left w:w="28" w:type="dxa"/>
            </w:tcMar>
          </w:tcPr>
          <w:p w14:paraId="55A9844C" w14:textId="77777777" w:rsidR="007054FF" w:rsidRDefault="00402A0C">
            <w:pPr>
              <w:adjustRightInd w:val="0"/>
              <w:jc w:val="center"/>
              <w:rPr>
                <w:rFonts w:ascii="宋体" w:hAnsi="宋体" w:cs="宋体" w:hint="eastAsia"/>
                <w:color w:val="000000"/>
                <w:sz w:val="22"/>
                <w:szCs w:val="22"/>
              </w:rPr>
            </w:pPr>
            <w:r>
              <w:rPr>
                <w:rFonts w:hint="eastAsia"/>
              </w:rPr>
              <w:t>高级工程师</w:t>
            </w:r>
          </w:p>
        </w:tc>
        <w:tc>
          <w:tcPr>
            <w:tcW w:w="708" w:type="dxa"/>
            <w:tcMar>
              <w:left w:w="28" w:type="dxa"/>
            </w:tcMar>
            <w:vAlign w:val="center"/>
          </w:tcPr>
          <w:p w14:paraId="634539EA"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35</w:t>
            </w:r>
          </w:p>
        </w:tc>
        <w:tc>
          <w:tcPr>
            <w:tcW w:w="4422" w:type="dxa"/>
            <w:tcMar>
              <w:left w:w="28" w:type="dxa"/>
            </w:tcMar>
          </w:tcPr>
          <w:p w14:paraId="71CBABD5" w14:textId="77777777" w:rsidR="007054FF" w:rsidRDefault="00402A0C">
            <w:pPr>
              <w:adjustRightInd w:val="0"/>
              <w:jc w:val="left"/>
              <w:rPr>
                <w:rFonts w:ascii="宋体" w:hAnsi="宋体" w:cs="宋体" w:hint="eastAsia"/>
                <w:color w:val="000000"/>
                <w:sz w:val="22"/>
                <w:szCs w:val="22"/>
              </w:rPr>
            </w:pPr>
            <w:r>
              <w:rPr>
                <w:rFonts w:ascii="宋体" w:hAnsi="宋体" w:cs="宋体" w:hint="eastAsia"/>
                <w:color w:val="000000"/>
                <w:sz w:val="22"/>
                <w:szCs w:val="22"/>
              </w:rPr>
              <w:t>现场试验</w:t>
            </w:r>
          </w:p>
        </w:tc>
        <w:tc>
          <w:tcPr>
            <w:tcW w:w="1248" w:type="dxa"/>
            <w:tcMar>
              <w:left w:w="28" w:type="dxa"/>
            </w:tcMar>
          </w:tcPr>
          <w:p w14:paraId="2D8C04D0"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50%</w:t>
            </w:r>
          </w:p>
        </w:tc>
      </w:tr>
      <w:tr w:rsidR="007054FF" w14:paraId="64E53298" w14:textId="77777777">
        <w:tc>
          <w:tcPr>
            <w:tcW w:w="1103" w:type="dxa"/>
            <w:tcMar>
              <w:left w:w="28" w:type="dxa"/>
            </w:tcMar>
            <w:vAlign w:val="center"/>
          </w:tcPr>
          <w:p w14:paraId="1F9BC306" w14:textId="77777777" w:rsidR="007054FF" w:rsidRDefault="00402A0C">
            <w:pPr>
              <w:adjustRightInd w:val="0"/>
              <w:jc w:val="center"/>
              <w:rPr>
                <w:rFonts w:ascii="宋体" w:hAnsi="宋体" w:cs="宋体" w:hint="eastAsia"/>
                <w:color w:val="000000"/>
                <w:sz w:val="22"/>
                <w:szCs w:val="22"/>
              </w:rPr>
            </w:pPr>
            <w:r>
              <w:rPr>
                <w:rFonts w:cs="Arial" w:hint="eastAsia"/>
                <w:sz w:val="22"/>
                <w:szCs w:val="22"/>
              </w:rPr>
              <w:lastRenderedPageBreak/>
              <w:t>田君</w:t>
            </w:r>
          </w:p>
        </w:tc>
        <w:tc>
          <w:tcPr>
            <w:tcW w:w="1733" w:type="dxa"/>
            <w:tcMar>
              <w:left w:w="28" w:type="dxa"/>
            </w:tcMar>
          </w:tcPr>
          <w:p w14:paraId="35958CD4" w14:textId="77777777" w:rsidR="007054FF" w:rsidRDefault="00402A0C">
            <w:pPr>
              <w:adjustRightInd w:val="0"/>
              <w:jc w:val="center"/>
              <w:rPr>
                <w:rFonts w:ascii="宋体" w:hAnsi="宋体" w:cs="宋体" w:hint="eastAsia"/>
                <w:color w:val="000000"/>
                <w:sz w:val="22"/>
                <w:szCs w:val="22"/>
              </w:rPr>
            </w:pPr>
            <w:r>
              <w:rPr>
                <w:rFonts w:hint="eastAsia"/>
              </w:rPr>
              <w:t>工程师</w:t>
            </w:r>
          </w:p>
        </w:tc>
        <w:tc>
          <w:tcPr>
            <w:tcW w:w="708" w:type="dxa"/>
            <w:tcMar>
              <w:left w:w="28" w:type="dxa"/>
            </w:tcMar>
            <w:vAlign w:val="center"/>
          </w:tcPr>
          <w:p w14:paraId="45487E14"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41</w:t>
            </w:r>
          </w:p>
        </w:tc>
        <w:tc>
          <w:tcPr>
            <w:tcW w:w="4422" w:type="dxa"/>
            <w:tcMar>
              <w:left w:w="28" w:type="dxa"/>
            </w:tcMar>
          </w:tcPr>
          <w:p w14:paraId="09198FAC" w14:textId="77777777" w:rsidR="007054FF" w:rsidRDefault="00402A0C">
            <w:pPr>
              <w:adjustRightInd w:val="0"/>
              <w:jc w:val="left"/>
              <w:rPr>
                <w:rFonts w:ascii="宋体" w:hAnsi="宋体" w:cs="宋体" w:hint="eastAsia"/>
                <w:color w:val="000000"/>
                <w:sz w:val="22"/>
                <w:szCs w:val="22"/>
              </w:rPr>
            </w:pPr>
            <w:r>
              <w:rPr>
                <w:rFonts w:ascii="宋体" w:hAnsi="宋体" w:cs="宋体" w:hint="eastAsia"/>
                <w:color w:val="000000"/>
                <w:sz w:val="22"/>
                <w:szCs w:val="22"/>
              </w:rPr>
              <w:t>现场试验</w:t>
            </w:r>
          </w:p>
        </w:tc>
        <w:tc>
          <w:tcPr>
            <w:tcW w:w="1248" w:type="dxa"/>
            <w:tcMar>
              <w:left w:w="28" w:type="dxa"/>
            </w:tcMar>
          </w:tcPr>
          <w:p w14:paraId="34A97B1F"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50%</w:t>
            </w:r>
          </w:p>
        </w:tc>
      </w:tr>
      <w:tr w:rsidR="007054FF" w14:paraId="41C07E45" w14:textId="77777777">
        <w:tc>
          <w:tcPr>
            <w:tcW w:w="1103" w:type="dxa"/>
            <w:tcMar>
              <w:left w:w="28" w:type="dxa"/>
            </w:tcMar>
            <w:vAlign w:val="center"/>
          </w:tcPr>
          <w:p w14:paraId="47D2E55C" w14:textId="77777777" w:rsidR="007054FF" w:rsidRDefault="00402A0C">
            <w:pPr>
              <w:adjustRightInd w:val="0"/>
              <w:jc w:val="center"/>
              <w:rPr>
                <w:rFonts w:ascii="宋体" w:hAnsi="宋体" w:cs="宋体" w:hint="eastAsia"/>
                <w:color w:val="000000"/>
                <w:sz w:val="22"/>
                <w:szCs w:val="22"/>
              </w:rPr>
            </w:pPr>
            <w:r>
              <w:rPr>
                <w:rFonts w:cs="Arial" w:hint="eastAsia"/>
                <w:sz w:val="22"/>
                <w:szCs w:val="22"/>
              </w:rPr>
              <w:t>孔兵兵</w:t>
            </w:r>
          </w:p>
        </w:tc>
        <w:tc>
          <w:tcPr>
            <w:tcW w:w="1733" w:type="dxa"/>
            <w:tcMar>
              <w:left w:w="28" w:type="dxa"/>
            </w:tcMar>
          </w:tcPr>
          <w:p w14:paraId="00B5C2BB" w14:textId="77777777" w:rsidR="007054FF" w:rsidRDefault="00402A0C">
            <w:pPr>
              <w:adjustRightInd w:val="0"/>
              <w:jc w:val="center"/>
              <w:rPr>
                <w:rFonts w:ascii="宋体" w:hAnsi="宋体" w:cs="宋体" w:hint="eastAsia"/>
                <w:color w:val="000000"/>
                <w:sz w:val="22"/>
                <w:szCs w:val="22"/>
              </w:rPr>
            </w:pPr>
            <w:r>
              <w:rPr>
                <w:rFonts w:hint="eastAsia"/>
              </w:rPr>
              <w:t>工程师</w:t>
            </w:r>
          </w:p>
        </w:tc>
        <w:tc>
          <w:tcPr>
            <w:tcW w:w="708" w:type="dxa"/>
            <w:tcMar>
              <w:left w:w="28" w:type="dxa"/>
            </w:tcMar>
            <w:vAlign w:val="center"/>
          </w:tcPr>
          <w:p w14:paraId="57FC3E46"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45</w:t>
            </w:r>
          </w:p>
        </w:tc>
        <w:tc>
          <w:tcPr>
            <w:tcW w:w="4422" w:type="dxa"/>
            <w:tcMar>
              <w:left w:w="28" w:type="dxa"/>
            </w:tcMar>
          </w:tcPr>
          <w:p w14:paraId="02EDE212" w14:textId="77777777" w:rsidR="007054FF" w:rsidRDefault="00402A0C">
            <w:pPr>
              <w:adjustRightInd w:val="0"/>
              <w:jc w:val="left"/>
              <w:rPr>
                <w:rFonts w:ascii="宋体" w:hAnsi="宋体" w:cs="宋体" w:hint="eastAsia"/>
                <w:color w:val="000000"/>
                <w:sz w:val="22"/>
                <w:szCs w:val="22"/>
              </w:rPr>
            </w:pPr>
            <w:r>
              <w:rPr>
                <w:rFonts w:ascii="宋体" w:hAnsi="宋体" w:cs="宋体" w:hint="eastAsia"/>
                <w:color w:val="000000"/>
                <w:sz w:val="22"/>
                <w:szCs w:val="22"/>
              </w:rPr>
              <w:t>现场试验</w:t>
            </w:r>
          </w:p>
        </w:tc>
        <w:tc>
          <w:tcPr>
            <w:tcW w:w="1248" w:type="dxa"/>
            <w:tcMar>
              <w:left w:w="28" w:type="dxa"/>
            </w:tcMar>
          </w:tcPr>
          <w:p w14:paraId="7B0674EC"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50%</w:t>
            </w:r>
          </w:p>
        </w:tc>
      </w:tr>
      <w:tr w:rsidR="007054FF" w14:paraId="4EF2704C" w14:textId="77777777">
        <w:tc>
          <w:tcPr>
            <w:tcW w:w="1103" w:type="dxa"/>
            <w:tcMar>
              <w:left w:w="28" w:type="dxa"/>
            </w:tcMar>
            <w:vAlign w:val="center"/>
          </w:tcPr>
          <w:p w14:paraId="10B8E347" w14:textId="77777777" w:rsidR="007054FF" w:rsidRDefault="00402A0C">
            <w:pPr>
              <w:adjustRightInd w:val="0"/>
              <w:jc w:val="center"/>
              <w:rPr>
                <w:rFonts w:ascii="宋体" w:hAnsi="宋体" w:cs="宋体" w:hint="eastAsia"/>
                <w:color w:val="000000"/>
                <w:sz w:val="22"/>
                <w:szCs w:val="22"/>
              </w:rPr>
            </w:pPr>
            <w:r>
              <w:rPr>
                <w:rFonts w:cs="Arial" w:hint="eastAsia"/>
                <w:sz w:val="22"/>
                <w:szCs w:val="22"/>
              </w:rPr>
              <w:t>焦杨</w:t>
            </w:r>
          </w:p>
        </w:tc>
        <w:tc>
          <w:tcPr>
            <w:tcW w:w="1733" w:type="dxa"/>
            <w:tcMar>
              <w:left w:w="28" w:type="dxa"/>
            </w:tcMar>
          </w:tcPr>
          <w:p w14:paraId="1FF3D5D7" w14:textId="77777777" w:rsidR="007054FF" w:rsidRDefault="00402A0C">
            <w:pPr>
              <w:adjustRightInd w:val="0"/>
              <w:jc w:val="center"/>
              <w:rPr>
                <w:rFonts w:ascii="宋体" w:hAnsi="宋体" w:cs="宋体" w:hint="eastAsia"/>
                <w:color w:val="000000"/>
                <w:sz w:val="22"/>
                <w:szCs w:val="22"/>
              </w:rPr>
            </w:pPr>
            <w:r>
              <w:rPr>
                <w:rFonts w:hint="eastAsia"/>
              </w:rPr>
              <w:t>工程师</w:t>
            </w:r>
          </w:p>
        </w:tc>
        <w:tc>
          <w:tcPr>
            <w:tcW w:w="708" w:type="dxa"/>
            <w:tcMar>
              <w:left w:w="28" w:type="dxa"/>
            </w:tcMar>
            <w:vAlign w:val="center"/>
          </w:tcPr>
          <w:p w14:paraId="685F51AD"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36</w:t>
            </w:r>
          </w:p>
        </w:tc>
        <w:tc>
          <w:tcPr>
            <w:tcW w:w="4422" w:type="dxa"/>
            <w:tcMar>
              <w:left w:w="28" w:type="dxa"/>
            </w:tcMar>
          </w:tcPr>
          <w:p w14:paraId="2BCD3902" w14:textId="77777777" w:rsidR="007054FF" w:rsidRDefault="00402A0C">
            <w:pPr>
              <w:adjustRightInd w:val="0"/>
              <w:jc w:val="left"/>
              <w:rPr>
                <w:rFonts w:ascii="宋体" w:hAnsi="宋体" w:cs="宋体" w:hint="eastAsia"/>
                <w:color w:val="000000"/>
                <w:sz w:val="22"/>
                <w:szCs w:val="22"/>
              </w:rPr>
            </w:pPr>
            <w:r>
              <w:rPr>
                <w:rFonts w:ascii="宋体" w:hAnsi="宋体" w:cs="宋体" w:hint="eastAsia"/>
                <w:color w:val="000000"/>
                <w:sz w:val="22"/>
                <w:szCs w:val="22"/>
              </w:rPr>
              <w:t>现场试验</w:t>
            </w:r>
          </w:p>
        </w:tc>
        <w:tc>
          <w:tcPr>
            <w:tcW w:w="1248" w:type="dxa"/>
            <w:tcMar>
              <w:left w:w="28" w:type="dxa"/>
            </w:tcMar>
          </w:tcPr>
          <w:p w14:paraId="7B10CF6D"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50%</w:t>
            </w:r>
          </w:p>
        </w:tc>
      </w:tr>
      <w:tr w:rsidR="007054FF" w14:paraId="27A898C3" w14:textId="77777777">
        <w:tc>
          <w:tcPr>
            <w:tcW w:w="1103" w:type="dxa"/>
            <w:tcMar>
              <w:left w:w="28" w:type="dxa"/>
            </w:tcMar>
            <w:vAlign w:val="center"/>
          </w:tcPr>
          <w:p w14:paraId="45CAFC6F" w14:textId="77777777" w:rsidR="007054FF" w:rsidRDefault="00402A0C">
            <w:pPr>
              <w:adjustRightInd w:val="0"/>
              <w:jc w:val="center"/>
              <w:rPr>
                <w:rFonts w:ascii="宋体" w:hAnsi="宋体" w:cs="宋体" w:hint="eastAsia"/>
                <w:color w:val="000000"/>
                <w:sz w:val="22"/>
                <w:szCs w:val="22"/>
              </w:rPr>
            </w:pPr>
            <w:r>
              <w:rPr>
                <w:rFonts w:cs="Arial" w:hint="eastAsia"/>
                <w:sz w:val="22"/>
                <w:szCs w:val="22"/>
              </w:rPr>
              <w:t>王振</w:t>
            </w:r>
          </w:p>
        </w:tc>
        <w:tc>
          <w:tcPr>
            <w:tcW w:w="1733" w:type="dxa"/>
            <w:tcMar>
              <w:left w:w="28" w:type="dxa"/>
            </w:tcMar>
          </w:tcPr>
          <w:p w14:paraId="17430C96" w14:textId="77777777" w:rsidR="007054FF" w:rsidRDefault="00402A0C">
            <w:pPr>
              <w:adjustRightInd w:val="0"/>
              <w:jc w:val="center"/>
              <w:rPr>
                <w:rFonts w:ascii="宋体" w:hAnsi="宋体" w:cs="宋体" w:hint="eastAsia"/>
                <w:color w:val="000000"/>
                <w:sz w:val="22"/>
                <w:szCs w:val="22"/>
              </w:rPr>
            </w:pPr>
            <w:r>
              <w:rPr>
                <w:rFonts w:hint="eastAsia"/>
              </w:rPr>
              <w:t>工程师</w:t>
            </w:r>
          </w:p>
        </w:tc>
        <w:tc>
          <w:tcPr>
            <w:tcW w:w="708" w:type="dxa"/>
            <w:tcMar>
              <w:left w:w="28" w:type="dxa"/>
            </w:tcMar>
            <w:vAlign w:val="center"/>
          </w:tcPr>
          <w:p w14:paraId="02469D4E"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40</w:t>
            </w:r>
          </w:p>
        </w:tc>
        <w:tc>
          <w:tcPr>
            <w:tcW w:w="4422" w:type="dxa"/>
            <w:tcMar>
              <w:left w:w="28" w:type="dxa"/>
            </w:tcMar>
          </w:tcPr>
          <w:p w14:paraId="6A0D5F66" w14:textId="77777777" w:rsidR="007054FF" w:rsidRDefault="00402A0C">
            <w:pPr>
              <w:adjustRightInd w:val="0"/>
              <w:jc w:val="left"/>
              <w:rPr>
                <w:rFonts w:ascii="宋体" w:hAnsi="宋体" w:cs="宋体" w:hint="eastAsia"/>
                <w:color w:val="000000"/>
                <w:sz w:val="22"/>
                <w:szCs w:val="22"/>
              </w:rPr>
            </w:pPr>
            <w:r>
              <w:rPr>
                <w:rFonts w:ascii="宋体" w:hAnsi="宋体" w:cs="宋体" w:hint="eastAsia"/>
                <w:color w:val="000000"/>
                <w:sz w:val="22"/>
                <w:szCs w:val="22"/>
              </w:rPr>
              <w:t>现场试验</w:t>
            </w:r>
          </w:p>
        </w:tc>
        <w:tc>
          <w:tcPr>
            <w:tcW w:w="1248" w:type="dxa"/>
            <w:tcMar>
              <w:left w:w="28" w:type="dxa"/>
            </w:tcMar>
          </w:tcPr>
          <w:p w14:paraId="1E11B063"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50%</w:t>
            </w:r>
          </w:p>
        </w:tc>
      </w:tr>
      <w:tr w:rsidR="007054FF" w14:paraId="09898BDA" w14:textId="77777777">
        <w:tc>
          <w:tcPr>
            <w:tcW w:w="1103" w:type="dxa"/>
            <w:tcMar>
              <w:left w:w="28" w:type="dxa"/>
            </w:tcMar>
            <w:vAlign w:val="center"/>
          </w:tcPr>
          <w:p w14:paraId="09F93FAB" w14:textId="77777777" w:rsidR="007054FF" w:rsidRDefault="00402A0C">
            <w:pPr>
              <w:adjustRightInd w:val="0"/>
              <w:jc w:val="center"/>
              <w:rPr>
                <w:rFonts w:ascii="宋体" w:hAnsi="宋体" w:cs="宋体" w:hint="eastAsia"/>
                <w:color w:val="000000"/>
                <w:sz w:val="22"/>
                <w:szCs w:val="22"/>
              </w:rPr>
            </w:pPr>
            <w:r>
              <w:rPr>
                <w:rFonts w:cs="Arial" w:hint="eastAsia"/>
                <w:sz w:val="22"/>
                <w:szCs w:val="22"/>
              </w:rPr>
              <w:t>孔勇奇</w:t>
            </w:r>
          </w:p>
        </w:tc>
        <w:tc>
          <w:tcPr>
            <w:tcW w:w="1733" w:type="dxa"/>
            <w:tcMar>
              <w:left w:w="28" w:type="dxa"/>
            </w:tcMar>
          </w:tcPr>
          <w:p w14:paraId="3A0C39E5" w14:textId="77777777" w:rsidR="007054FF" w:rsidRDefault="00402A0C">
            <w:pPr>
              <w:adjustRightInd w:val="0"/>
              <w:jc w:val="center"/>
              <w:rPr>
                <w:rFonts w:ascii="宋体" w:hAnsi="宋体" w:cs="宋体" w:hint="eastAsia"/>
                <w:color w:val="000000"/>
                <w:sz w:val="22"/>
                <w:szCs w:val="22"/>
              </w:rPr>
            </w:pPr>
            <w:r>
              <w:rPr>
                <w:rFonts w:hint="eastAsia"/>
              </w:rPr>
              <w:t>工程师</w:t>
            </w:r>
          </w:p>
        </w:tc>
        <w:tc>
          <w:tcPr>
            <w:tcW w:w="708" w:type="dxa"/>
            <w:tcMar>
              <w:left w:w="28" w:type="dxa"/>
            </w:tcMar>
            <w:vAlign w:val="center"/>
          </w:tcPr>
          <w:p w14:paraId="0215D791"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35</w:t>
            </w:r>
          </w:p>
        </w:tc>
        <w:tc>
          <w:tcPr>
            <w:tcW w:w="4422" w:type="dxa"/>
            <w:tcMar>
              <w:left w:w="28" w:type="dxa"/>
            </w:tcMar>
          </w:tcPr>
          <w:p w14:paraId="1AFB9332" w14:textId="77777777" w:rsidR="007054FF" w:rsidRDefault="00402A0C">
            <w:pPr>
              <w:adjustRightInd w:val="0"/>
              <w:jc w:val="left"/>
              <w:rPr>
                <w:rFonts w:ascii="宋体" w:hAnsi="宋体" w:cs="宋体" w:hint="eastAsia"/>
                <w:color w:val="000000"/>
                <w:sz w:val="22"/>
                <w:szCs w:val="22"/>
              </w:rPr>
            </w:pPr>
            <w:r>
              <w:rPr>
                <w:rFonts w:ascii="宋体" w:hAnsi="宋体" w:cs="宋体" w:hint="eastAsia"/>
                <w:color w:val="000000"/>
                <w:sz w:val="22"/>
                <w:szCs w:val="22"/>
              </w:rPr>
              <w:t>现场试验</w:t>
            </w:r>
          </w:p>
        </w:tc>
        <w:tc>
          <w:tcPr>
            <w:tcW w:w="1248" w:type="dxa"/>
            <w:tcMar>
              <w:left w:w="28" w:type="dxa"/>
            </w:tcMar>
          </w:tcPr>
          <w:p w14:paraId="404A9D83"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50%</w:t>
            </w:r>
          </w:p>
        </w:tc>
      </w:tr>
      <w:tr w:rsidR="007054FF" w14:paraId="524D102B" w14:textId="77777777">
        <w:tc>
          <w:tcPr>
            <w:tcW w:w="1103" w:type="dxa"/>
            <w:tcMar>
              <w:left w:w="28" w:type="dxa"/>
            </w:tcMar>
            <w:vAlign w:val="center"/>
          </w:tcPr>
          <w:p w14:paraId="7CC6D4D3" w14:textId="77777777" w:rsidR="007054FF" w:rsidRDefault="00402A0C">
            <w:pPr>
              <w:adjustRightInd w:val="0"/>
              <w:jc w:val="center"/>
              <w:rPr>
                <w:rFonts w:ascii="宋体" w:hAnsi="宋体" w:cs="宋体" w:hint="eastAsia"/>
                <w:color w:val="000000"/>
                <w:sz w:val="22"/>
                <w:szCs w:val="22"/>
              </w:rPr>
            </w:pPr>
            <w:r>
              <w:rPr>
                <w:rFonts w:cs="Arial" w:hint="eastAsia"/>
                <w:sz w:val="22"/>
                <w:szCs w:val="22"/>
              </w:rPr>
              <w:t>白晶</w:t>
            </w:r>
          </w:p>
        </w:tc>
        <w:tc>
          <w:tcPr>
            <w:tcW w:w="1733" w:type="dxa"/>
            <w:tcMar>
              <w:left w:w="28" w:type="dxa"/>
            </w:tcMar>
          </w:tcPr>
          <w:p w14:paraId="72DFB06A" w14:textId="77777777" w:rsidR="007054FF" w:rsidRDefault="00402A0C">
            <w:pPr>
              <w:adjustRightInd w:val="0"/>
              <w:jc w:val="center"/>
              <w:rPr>
                <w:rFonts w:ascii="宋体" w:hAnsi="宋体" w:cs="宋体" w:hint="eastAsia"/>
                <w:color w:val="000000"/>
                <w:sz w:val="22"/>
                <w:szCs w:val="22"/>
              </w:rPr>
            </w:pPr>
            <w:r>
              <w:rPr>
                <w:rFonts w:hint="eastAsia"/>
              </w:rPr>
              <w:t>工程师</w:t>
            </w:r>
          </w:p>
        </w:tc>
        <w:tc>
          <w:tcPr>
            <w:tcW w:w="708" w:type="dxa"/>
            <w:tcMar>
              <w:left w:w="28" w:type="dxa"/>
            </w:tcMar>
            <w:vAlign w:val="center"/>
          </w:tcPr>
          <w:p w14:paraId="0A7FC5D3"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36</w:t>
            </w:r>
          </w:p>
        </w:tc>
        <w:tc>
          <w:tcPr>
            <w:tcW w:w="4422" w:type="dxa"/>
            <w:tcMar>
              <w:left w:w="28" w:type="dxa"/>
            </w:tcMar>
          </w:tcPr>
          <w:p w14:paraId="62D4F81B" w14:textId="77777777" w:rsidR="007054FF" w:rsidRDefault="00402A0C">
            <w:pPr>
              <w:adjustRightInd w:val="0"/>
              <w:jc w:val="left"/>
              <w:rPr>
                <w:rFonts w:ascii="宋体" w:hAnsi="宋体" w:cs="宋体" w:hint="eastAsia"/>
                <w:color w:val="000000"/>
                <w:sz w:val="22"/>
                <w:szCs w:val="22"/>
              </w:rPr>
            </w:pPr>
            <w:r>
              <w:rPr>
                <w:rFonts w:ascii="宋体" w:hAnsi="宋体" w:cs="宋体" w:hint="eastAsia"/>
                <w:color w:val="000000"/>
                <w:sz w:val="22"/>
                <w:szCs w:val="22"/>
              </w:rPr>
              <w:t>现场试验</w:t>
            </w:r>
          </w:p>
        </w:tc>
        <w:tc>
          <w:tcPr>
            <w:tcW w:w="1248" w:type="dxa"/>
            <w:tcMar>
              <w:left w:w="28" w:type="dxa"/>
            </w:tcMar>
          </w:tcPr>
          <w:p w14:paraId="1F3F1674"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50%</w:t>
            </w:r>
          </w:p>
        </w:tc>
      </w:tr>
      <w:tr w:rsidR="007054FF" w14:paraId="53F21BC6" w14:textId="77777777">
        <w:tc>
          <w:tcPr>
            <w:tcW w:w="1103" w:type="dxa"/>
            <w:tcMar>
              <w:left w:w="28" w:type="dxa"/>
            </w:tcMar>
            <w:vAlign w:val="center"/>
          </w:tcPr>
          <w:p w14:paraId="71722C04" w14:textId="77777777" w:rsidR="007054FF" w:rsidRDefault="00402A0C">
            <w:pPr>
              <w:adjustRightInd w:val="0"/>
              <w:jc w:val="center"/>
              <w:rPr>
                <w:rFonts w:ascii="宋体" w:hAnsi="宋体" w:cs="宋体" w:hint="eastAsia"/>
                <w:color w:val="000000"/>
                <w:sz w:val="22"/>
                <w:szCs w:val="22"/>
              </w:rPr>
            </w:pPr>
            <w:r>
              <w:rPr>
                <w:rFonts w:cs="Arial" w:hint="eastAsia"/>
                <w:sz w:val="22"/>
                <w:szCs w:val="22"/>
              </w:rPr>
              <w:t>李鑫哲</w:t>
            </w:r>
          </w:p>
        </w:tc>
        <w:tc>
          <w:tcPr>
            <w:tcW w:w="1733" w:type="dxa"/>
            <w:tcMar>
              <w:left w:w="28" w:type="dxa"/>
            </w:tcMar>
          </w:tcPr>
          <w:p w14:paraId="440F92F5" w14:textId="77777777" w:rsidR="007054FF" w:rsidRDefault="00402A0C">
            <w:pPr>
              <w:adjustRightInd w:val="0"/>
              <w:jc w:val="center"/>
              <w:rPr>
                <w:rFonts w:ascii="宋体" w:hAnsi="宋体" w:cs="宋体" w:hint="eastAsia"/>
                <w:color w:val="000000"/>
                <w:sz w:val="22"/>
                <w:szCs w:val="22"/>
              </w:rPr>
            </w:pPr>
            <w:r>
              <w:rPr>
                <w:rFonts w:hint="eastAsia"/>
              </w:rPr>
              <w:t>工程师</w:t>
            </w:r>
          </w:p>
        </w:tc>
        <w:tc>
          <w:tcPr>
            <w:tcW w:w="708" w:type="dxa"/>
            <w:tcMar>
              <w:left w:w="28" w:type="dxa"/>
            </w:tcMar>
            <w:vAlign w:val="center"/>
          </w:tcPr>
          <w:p w14:paraId="2485A470"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36</w:t>
            </w:r>
          </w:p>
        </w:tc>
        <w:tc>
          <w:tcPr>
            <w:tcW w:w="4422" w:type="dxa"/>
            <w:tcMar>
              <w:left w:w="28" w:type="dxa"/>
            </w:tcMar>
          </w:tcPr>
          <w:p w14:paraId="36021196" w14:textId="77777777" w:rsidR="007054FF" w:rsidRDefault="00402A0C">
            <w:pPr>
              <w:adjustRightInd w:val="0"/>
              <w:jc w:val="left"/>
              <w:rPr>
                <w:rFonts w:ascii="宋体" w:hAnsi="宋体" w:cs="宋体" w:hint="eastAsia"/>
                <w:color w:val="000000"/>
                <w:sz w:val="22"/>
                <w:szCs w:val="22"/>
              </w:rPr>
            </w:pPr>
            <w:r>
              <w:rPr>
                <w:rFonts w:ascii="宋体" w:hAnsi="宋体" w:cs="宋体" w:hint="eastAsia"/>
                <w:color w:val="000000"/>
                <w:sz w:val="22"/>
                <w:szCs w:val="22"/>
              </w:rPr>
              <w:t>现场试验</w:t>
            </w:r>
          </w:p>
        </w:tc>
        <w:tc>
          <w:tcPr>
            <w:tcW w:w="1248" w:type="dxa"/>
            <w:tcMar>
              <w:left w:w="28" w:type="dxa"/>
            </w:tcMar>
          </w:tcPr>
          <w:p w14:paraId="08698A7A"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50%</w:t>
            </w:r>
          </w:p>
        </w:tc>
      </w:tr>
      <w:tr w:rsidR="007054FF" w14:paraId="26796D00" w14:textId="77777777">
        <w:tc>
          <w:tcPr>
            <w:tcW w:w="1103" w:type="dxa"/>
            <w:tcMar>
              <w:left w:w="28" w:type="dxa"/>
            </w:tcMar>
            <w:vAlign w:val="bottom"/>
          </w:tcPr>
          <w:p w14:paraId="0A205047" w14:textId="77777777" w:rsidR="007054FF" w:rsidRDefault="00402A0C">
            <w:pPr>
              <w:widowControl/>
              <w:jc w:val="center"/>
              <w:rPr>
                <w:color w:val="000000"/>
                <w:kern w:val="0"/>
                <w:sz w:val="22"/>
                <w:szCs w:val="22"/>
                <w:lang w:bidi="ug-CN"/>
              </w:rPr>
            </w:pPr>
            <w:r>
              <w:rPr>
                <w:rFonts w:hint="eastAsia"/>
                <w:color w:val="000000"/>
                <w:sz w:val="22"/>
                <w:szCs w:val="22"/>
              </w:rPr>
              <w:t>李逸</w:t>
            </w:r>
          </w:p>
        </w:tc>
        <w:tc>
          <w:tcPr>
            <w:tcW w:w="1733" w:type="dxa"/>
            <w:tcMar>
              <w:left w:w="28" w:type="dxa"/>
            </w:tcMar>
            <w:vAlign w:val="center"/>
          </w:tcPr>
          <w:p w14:paraId="14B46300" w14:textId="77777777" w:rsidR="007054FF" w:rsidRDefault="00402A0C">
            <w:pPr>
              <w:widowControl/>
              <w:jc w:val="center"/>
              <w:rPr>
                <w:color w:val="000000"/>
                <w:kern w:val="0"/>
                <w:szCs w:val="21"/>
                <w:lang w:bidi="ug-CN"/>
              </w:rPr>
            </w:pPr>
            <w:r>
              <w:rPr>
                <w:rFonts w:hint="eastAsia"/>
                <w:color w:val="000000"/>
                <w:szCs w:val="21"/>
              </w:rPr>
              <w:t>工程师</w:t>
            </w:r>
          </w:p>
        </w:tc>
        <w:tc>
          <w:tcPr>
            <w:tcW w:w="708" w:type="dxa"/>
            <w:tcMar>
              <w:left w:w="28" w:type="dxa"/>
            </w:tcMar>
            <w:vAlign w:val="center"/>
          </w:tcPr>
          <w:p w14:paraId="6746BB1C" w14:textId="77777777" w:rsidR="007054FF" w:rsidRDefault="00402A0C">
            <w:pPr>
              <w:jc w:val="center"/>
              <w:rPr>
                <w:color w:val="000000"/>
                <w:sz w:val="22"/>
                <w:szCs w:val="22"/>
              </w:rPr>
            </w:pPr>
            <w:r>
              <w:rPr>
                <w:rFonts w:hint="eastAsia"/>
                <w:color w:val="000000"/>
                <w:sz w:val="22"/>
                <w:szCs w:val="22"/>
              </w:rPr>
              <w:t>36</w:t>
            </w:r>
          </w:p>
        </w:tc>
        <w:tc>
          <w:tcPr>
            <w:tcW w:w="4422" w:type="dxa"/>
            <w:tcMar>
              <w:left w:w="28" w:type="dxa"/>
            </w:tcMar>
            <w:vAlign w:val="center"/>
          </w:tcPr>
          <w:p w14:paraId="1F84FF49" w14:textId="77777777" w:rsidR="007054FF" w:rsidRDefault="00402A0C">
            <w:pPr>
              <w:jc w:val="left"/>
              <w:rPr>
                <w:color w:val="000000"/>
                <w:sz w:val="22"/>
                <w:szCs w:val="22"/>
              </w:rPr>
            </w:pPr>
            <w:r>
              <w:rPr>
                <w:rFonts w:hint="eastAsia"/>
                <w:color w:val="000000"/>
                <w:sz w:val="22"/>
                <w:szCs w:val="22"/>
              </w:rPr>
              <w:t>现场试验</w:t>
            </w:r>
          </w:p>
        </w:tc>
        <w:tc>
          <w:tcPr>
            <w:tcW w:w="1248" w:type="dxa"/>
            <w:tcMar>
              <w:left w:w="28" w:type="dxa"/>
            </w:tcMar>
            <w:vAlign w:val="center"/>
          </w:tcPr>
          <w:p w14:paraId="4C424C64"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50%</w:t>
            </w:r>
          </w:p>
        </w:tc>
      </w:tr>
      <w:tr w:rsidR="007054FF" w14:paraId="03EA900D" w14:textId="77777777">
        <w:tc>
          <w:tcPr>
            <w:tcW w:w="1103" w:type="dxa"/>
            <w:tcMar>
              <w:left w:w="28" w:type="dxa"/>
            </w:tcMar>
            <w:vAlign w:val="bottom"/>
          </w:tcPr>
          <w:p w14:paraId="1B575638" w14:textId="77777777" w:rsidR="007054FF" w:rsidRDefault="00402A0C">
            <w:pPr>
              <w:jc w:val="center"/>
              <w:rPr>
                <w:color w:val="000000"/>
                <w:sz w:val="22"/>
                <w:szCs w:val="22"/>
              </w:rPr>
            </w:pPr>
            <w:r>
              <w:rPr>
                <w:rFonts w:hint="eastAsia"/>
                <w:color w:val="000000"/>
                <w:sz w:val="22"/>
                <w:szCs w:val="22"/>
              </w:rPr>
              <w:t>王冠</w:t>
            </w:r>
          </w:p>
        </w:tc>
        <w:tc>
          <w:tcPr>
            <w:tcW w:w="1733" w:type="dxa"/>
            <w:tcMar>
              <w:left w:w="28" w:type="dxa"/>
            </w:tcMar>
            <w:vAlign w:val="center"/>
          </w:tcPr>
          <w:p w14:paraId="0093652F" w14:textId="77777777" w:rsidR="007054FF" w:rsidRDefault="00402A0C">
            <w:pPr>
              <w:jc w:val="center"/>
              <w:rPr>
                <w:color w:val="000000"/>
                <w:szCs w:val="21"/>
              </w:rPr>
            </w:pPr>
            <w:r>
              <w:rPr>
                <w:rFonts w:hint="eastAsia"/>
                <w:color w:val="000000"/>
                <w:szCs w:val="21"/>
              </w:rPr>
              <w:t>工程师</w:t>
            </w:r>
          </w:p>
        </w:tc>
        <w:tc>
          <w:tcPr>
            <w:tcW w:w="708" w:type="dxa"/>
            <w:tcMar>
              <w:left w:w="28" w:type="dxa"/>
            </w:tcMar>
            <w:vAlign w:val="bottom"/>
          </w:tcPr>
          <w:p w14:paraId="319D7073"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35</w:t>
            </w:r>
          </w:p>
        </w:tc>
        <w:tc>
          <w:tcPr>
            <w:tcW w:w="4422" w:type="dxa"/>
            <w:tcMar>
              <w:left w:w="28" w:type="dxa"/>
            </w:tcMar>
            <w:vAlign w:val="center"/>
          </w:tcPr>
          <w:p w14:paraId="7FEFC457" w14:textId="77777777" w:rsidR="007054FF" w:rsidRDefault="00402A0C">
            <w:pPr>
              <w:jc w:val="left"/>
              <w:rPr>
                <w:color w:val="000000"/>
                <w:sz w:val="22"/>
                <w:szCs w:val="22"/>
              </w:rPr>
            </w:pPr>
            <w:r>
              <w:rPr>
                <w:rFonts w:hint="eastAsia"/>
                <w:color w:val="000000"/>
                <w:sz w:val="22"/>
                <w:szCs w:val="22"/>
              </w:rPr>
              <w:t>现场试验</w:t>
            </w:r>
          </w:p>
        </w:tc>
        <w:tc>
          <w:tcPr>
            <w:tcW w:w="1248" w:type="dxa"/>
            <w:tcMar>
              <w:left w:w="28" w:type="dxa"/>
            </w:tcMar>
            <w:vAlign w:val="center"/>
          </w:tcPr>
          <w:p w14:paraId="2C4C3DC6"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50%</w:t>
            </w:r>
          </w:p>
        </w:tc>
      </w:tr>
      <w:tr w:rsidR="007054FF" w14:paraId="64DB6A28" w14:textId="77777777">
        <w:tc>
          <w:tcPr>
            <w:tcW w:w="1103" w:type="dxa"/>
            <w:tcMar>
              <w:left w:w="28" w:type="dxa"/>
            </w:tcMar>
            <w:vAlign w:val="bottom"/>
          </w:tcPr>
          <w:p w14:paraId="58A50243" w14:textId="77777777" w:rsidR="007054FF" w:rsidRDefault="00402A0C">
            <w:pPr>
              <w:jc w:val="center"/>
              <w:rPr>
                <w:color w:val="000000"/>
                <w:sz w:val="22"/>
                <w:szCs w:val="22"/>
              </w:rPr>
            </w:pPr>
            <w:r>
              <w:rPr>
                <w:rFonts w:hint="eastAsia"/>
                <w:color w:val="000000"/>
                <w:sz w:val="22"/>
                <w:szCs w:val="22"/>
              </w:rPr>
              <w:t>刘啸鹏</w:t>
            </w:r>
          </w:p>
        </w:tc>
        <w:tc>
          <w:tcPr>
            <w:tcW w:w="1733" w:type="dxa"/>
            <w:tcMar>
              <w:left w:w="28" w:type="dxa"/>
            </w:tcMar>
            <w:vAlign w:val="center"/>
          </w:tcPr>
          <w:p w14:paraId="4D549F61" w14:textId="77777777" w:rsidR="007054FF" w:rsidRDefault="00402A0C">
            <w:pPr>
              <w:jc w:val="center"/>
              <w:rPr>
                <w:color w:val="000000"/>
                <w:szCs w:val="21"/>
              </w:rPr>
            </w:pPr>
            <w:r>
              <w:rPr>
                <w:rFonts w:hint="eastAsia"/>
                <w:color w:val="000000"/>
                <w:szCs w:val="21"/>
              </w:rPr>
              <w:t>工程师</w:t>
            </w:r>
          </w:p>
        </w:tc>
        <w:tc>
          <w:tcPr>
            <w:tcW w:w="708" w:type="dxa"/>
            <w:tcMar>
              <w:left w:w="28" w:type="dxa"/>
            </w:tcMar>
            <w:vAlign w:val="bottom"/>
          </w:tcPr>
          <w:p w14:paraId="42731A50"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37</w:t>
            </w:r>
          </w:p>
        </w:tc>
        <w:tc>
          <w:tcPr>
            <w:tcW w:w="4422" w:type="dxa"/>
            <w:tcMar>
              <w:left w:w="28" w:type="dxa"/>
            </w:tcMar>
            <w:vAlign w:val="center"/>
          </w:tcPr>
          <w:p w14:paraId="54C5533E" w14:textId="77777777" w:rsidR="007054FF" w:rsidRDefault="00402A0C">
            <w:pPr>
              <w:jc w:val="left"/>
              <w:rPr>
                <w:color w:val="000000"/>
                <w:sz w:val="22"/>
                <w:szCs w:val="22"/>
              </w:rPr>
            </w:pPr>
            <w:r>
              <w:rPr>
                <w:rFonts w:hint="eastAsia"/>
                <w:color w:val="000000"/>
                <w:sz w:val="22"/>
                <w:szCs w:val="22"/>
              </w:rPr>
              <w:t>现场试验</w:t>
            </w:r>
          </w:p>
        </w:tc>
        <w:tc>
          <w:tcPr>
            <w:tcW w:w="1248" w:type="dxa"/>
            <w:tcMar>
              <w:left w:w="28" w:type="dxa"/>
            </w:tcMar>
            <w:vAlign w:val="center"/>
          </w:tcPr>
          <w:p w14:paraId="311745BE"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50%</w:t>
            </w:r>
          </w:p>
        </w:tc>
      </w:tr>
      <w:tr w:rsidR="007054FF" w14:paraId="28C0F1C2" w14:textId="77777777">
        <w:tc>
          <w:tcPr>
            <w:tcW w:w="1103" w:type="dxa"/>
            <w:tcMar>
              <w:left w:w="28" w:type="dxa"/>
            </w:tcMar>
            <w:vAlign w:val="bottom"/>
          </w:tcPr>
          <w:p w14:paraId="50845C18" w14:textId="77777777" w:rsidR="007054FF" w:rsidRDefault="00402A0C">
            <w:pPr>
              <w:jc w:val="center"/>
              <w:rPr>
                <w:color w:val="000000"/>
                <w:sz w:val="22"/>
                <w:szCs w:val="22"/>
              </w:rPr>
            </w:pPr>
            <w:r>
              <w:rPr>
                <w:rFonts w:hint="eastAsia"/>
                <w:color w:val="000000"/>
                <w:sz w:val="22"/>
                <w:szCs w:val="22"/>
              </w:rPr>
              <w:t>罗林钢</w:t>
            </w:r>
          </w:p>
        </w:tc>
        <w:tc>
          <w:tcPr>
            <w:tcW w:w="1733" w:type="dxa"/>
            <w:tcMar>
              <w:left w:w="28" w:type="dxa"/>
            </w:tcMar>
            <w:vAlign w:val="center"/>
          </w:tcPr>
          <w:p w14:paraId="00CDDD37" w14:textId="77777777" w:rsidR="007054FF" w:rsidRDefault="00402A0C">
            <w:pPr>
              <w:jc w:val="center"/>
              <w:rPr>
                <w:color w:val="000000"/>
                <w:szCs w:val="21"/>
              </w:rPr>
            </w:pPr>
            <w:r>
              <w:rPr>
                <w:rFonts w:hint="eastAsia"/>
                <w:color w:val="000000"/>
                <w:szCs w:val="21"/>
              </w:rPr>
              <w:t>工程师</w:t>
            </w:r>
          </w:p>
        </w:tc>
        <w:tc>
          <w:tcPr>
            <w:tcW w:w="708" w:type="dxa"/>
            <w:tcMar>
              <w:left w:w="28" w:type="dxa"/>
            </w:tcMar>
            <w:vAlign w:val="bottom"/>
          </w:tcPr>
          <w:p w14:paraId="74AC27F2"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40</w:t>
            </w:r>
          </w:p>
        </w:tc>
        <w:tc>
          <w:tcPr>
            <w:tcW w:w="4422" w:type="dxa"/>
            <w:tcMar>
              <w:left w:w="28" w:type="dxa"/>
            </w:tcMar>
            <w:vAlign w:val="center"/>
          </w:tcPr>
          <w:p w14:paraId="0B856C20" w14:textId="77777777" w:rsidR="007054FF" w:rsidRDefault="00402A0C">
            <w:pPr>
              <w:jc w:val="left"/>
              <w:rPr>
                <w:color w:val="000000"/>
                <w:sz w:val="22"/>
                <w:szCs w:val="22"/>
              </w:rPr>
            </w:pPr>
            <w:r>
              <w:rPr>
                <w:rFonts w:hint="eastAsia"/>
                <w:color w:val="000000"/>
                <w:sz w:val="22"/>
                <w:szCs w:val="22"/>
              </w:rPr>
              <w:t>现场试验</w:t>
            </w:r>
          </w:p>
        </w:tc>
        <w:tc>
          <w:tcPr>
            <w:tcW w:w="1248" w:type="dxa"/>
            <w:tcMar>
              <w:left w:w="28" w:type="dxa"/>
            </w:tcMar>
            <w:vAlign w:val="center"/>
          </w:tcPr>
          <w:p w14:paraId="1891B45C"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50%</w:t>
            </w:r>
          </w:p>
        </w:tc>
      </w:tr>
      <w:tr w:rsidR="007054FF" w14:paraId="18652B5A" w14:textId="77777777">
        <w:tc>
          <w:tcPr>
            <w:tcW w:w="1103" w:type="dxa"/>
            <w:tcMar>
              <w:left w:w="28" w:type="dxa"/>
            </w:tcMar>
            <w:vAlign w:val="bottom"/>
          </w:tcPr>
          <w:p w14:paraId="0D076C22" w14:textId="77777777" w:rsidR="007054FF" w:rsidRDefault="00402A0C">
            <w:pPr>
              <w:jc w:val="center"/>
              <w:rPr>
                <w:color w:val="000000"/>
                <w:sz w:val="22"/>
                <w:szCs w:val="22"/>
              </w:rPr>
            </w:pPr>
            <w:r>
              <w:rPr>
                <w:rFonts w:hint="eastAsia"/>
                <w:color w:val="000000"/>
                <w:sz w:val="22"/>
                <w:szCs w:val="22"/>
              </w:rPr>
              <w:t>刘雨</w:t>
            </w:r>
          </w:p>
        </w:tc>
        <w:tc>
          <w:tcPr>
            <w:tcW w:w="1733" w:type="dxa"/>
            <w:tcMar>
              <w:left w:w="28" w:type="dxa"/>
            </w:tcMar>
            <w:vAlign w:val="center"/>
          </w:tcPr>
          <w:p w14:paraId="70CC00DB" w14:textId="77777777" w:rsidR="007054FF" w:rsidRDefault="00402A0C">
            <w:pPr>
              <w:jc w:val="center"/>
              <w:rPr>
                <w:color w:val="000000"/>
                <w:szCs w:val="21"/>
              </w:rPr>
            </w:pPr>
            <w:r>
              <w:rPr>
                <w:rFonts w:hint="eastAsia"/>
                <w:color w:val="000000"/>
                <w:szCs w:val="21"/>
              </w:rPr>
              <w:t>工程师</w:t>
            </w:r>
          </w:p>
        </w:tc>
        <w:tc>
          <w:tcPr>
            <w:tcW w:w="708" w:type="dxa"/>
            <w:tcMar>
              <w:left w:w="28" w:type="dxa"/>
            </w:tcMar>
            <w:vAlign w:val="bottom"/>
          </w:tcPr>
          <w:p w14:paraId="5D49CDB7"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38</w:t>
            </w:r>
          </w:p>
        </w:tc>
        <w:tc>
          <w:tcPr>
            <w:tcW w:w="4422" w:type="dxa"/>
            <w:tcMar>
              <w:left w:w="28" w:type="dxa"/>
            </w:tcMar>
            <w:vAlign w:val="center"/>
          </w:tcPr>
          <w:p w14:paraId="7365BE91" w14:textId="77777777" w:rsidR="007054FF" w:rsidRDefault="00402A0C">
            <w:pPr>
              <w:jc w:val="left"/>
              <w:rPr>
                <w:color w:val="000000"/>
                <w:sz w:val="22"/>
                <w:szCs w:val="22"/>
              </w:rPr>
            </w:pPr>
            <w:r>
              <w:rPr>
                <w:rFonts w:hint="eastAsia"/>
                <w:color w:val="000000"/>
                <w:sz w:val="22"/>
                <w:szCs w:val="22"/>
              </w:rPr>
              <w:t>现场试验</w:t>
            </w:r>
          </w:p>
        </w:tc>
        <w:tc>
          <w:tcPr>
            <w:tcW w:w="1248" w:type="dxa"/>
            <w:tcMar>
              <w:left w:w="28" w:type="dxa"/>
            </w:tcMar>
            <w:vAlign w:val="center"/>
          </w:tcPr>
          <w:p w14:paraId="214CBFC2"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50%</w:t>
            </w:r>
          </w:p>
        </w:tc>
      </w:tr>
      <w:tr w:rsidR="007054FF" w14:paraId="5BA29D38" w14:textId="77777777">
        <w:tc>
          <w:tcPr>
            <w:tcW w:w="1103" w:type="dxa"/>
            <w:tcMar>
              <w:left w:w="28" w:type="dxa"/>
            </w:tcMar>
            <w:vAlign w:val="bottom"/>
          </w:tcPr>
          <w:p w14:paraId="7C3CE62C" w14:textId="77777777" w:rsidR="007054FF" w:rsidRDefault="00402A0C">
            <w:pPr>
              <w:jc w:val="center"/>
              <w:rPr>
                <w:color w:val="000000"/>
                <w:sz w:val="22"/>
                <w:szCs w:val="22"/>
              </w:rPr>
            </w:pPr>
            <w:r>
              <w:rPr>
                <w:rFonts w:hint="eastAsia"/>
                <w:color w:val="000000"/>
                <w:sz w:val="22"/>
                <w:szCs w:val="22"/>
              </w:rPr>
              <w:t>刘伟</w:t>
            </w:r>
          </w:p>
        </w:tc>
        <w:tc>
          <w:tcPr>
            <w:tcW w:w="1733" w:type="dxa"/>
            <w:tcMar>
              <w:left w:w="28" w:type="dxa"/>
            </w:tcMar>
            <w:vAlign w:val="center"/>
          </w:tcPr>
          <w:p w14:paraId="475714F4" w14:textId="77777777" w:rsidR="007054FF" w:rsidRDefault="00402A0C">
            <w:pPr>
              <w:jc w:val="center"/>
              <w:rPr>
                <w:color w:val="000000"/>
                <w:szCs w:val="21"/>
              </w:rPr>
            </w:pPr>
            <w:r>
              <w:rPr>
                <w:rFonts w:hint="eastAsia"/>
                <w:color w:val="000000"/>
                <w:szCs w:val="21"/>
              </w:rPr>
              <w:t>工程师</w:t>
            </w:r>
          </w:p>
        </w:tc>
        <w:tc>
          <w:tcPr>
            <w:tcW w:w="708" w:type="dxa"/>
            <w:tcMar>
              <w:left w:w="28" w:type="dxa"/>
            </w:tcMar>
            <w:vAlign w:val="bottom"/>
          </w:tcPr>
          <w:p w14:paraId="72CBAEED"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38</w:t>
            </w:r>
          </w:p>
        </w:tc>
        <w:tc>
          <w:tcPr>
            <w:tcW w:w="4422" w:type="dxa"/>
            <w:tcMar>
              <w:left w:w="28" w:type="dxa"/>
            </w:tcMar>
            <w:vAlign w:val="center"/>
          </w:tcPr>
          <w:p w14:paraId="0B02B595" w14:textId="77777777" w:rsidR="007054FF" w:rsidRDefault="00402A0C">
            <w:pPr>
              <w:jc w:val="left"/>
              <w:rPr>
                <w:color w:val="000000"/>
                <w:sz w:val="22"/>
                <w:szCs w:val="22"/>
              </w:rPr>
            </w:pPr>
            <w:r>
              <w:rPr>
                <w:rFonts w:hint="eastAsia"/>
                <w:color w:val="000000"/>
                <w:sz w:val="22"/>
                <w:szCs w:val="22"/>
              </w:rPr>
              <w:t>现场试验</w:t>
            </w:r>
          </w:p>
        </w:tc>
        <w:tc>
          <w:tcPr>
            <w:tcW w:w="1248" w:type="dxa"/>
            <w:tcMar>
              <w:left w:w="28" w:type="dxa"/>
            </w:tcMar>
            <w:vAlign w:val="center"/>
          </w:tcPr>
          <w:p w14:paraId="01FCD5CC"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50%</w:t>
            </w:r>
          </w:p>
        </w:tc>
      </w:tr>
      <w:tr w:rsidR="007054FF" w14:paraId="33C07FBE" w14:textId="77777777">
        <w:tc>
          <w:tcPr>
            <w:tcW w:w="1103" w:type="dxa"/>
            <w:tcMar>
              <w:left w:w="28" w:type="dxa"/>
            </w:tcMar>
            <w:vAlign w:val="bottom"/>
          </w:tcPr>
          <w:p w14:paraId="08764A56" w14:textId="77777777" w:rsidR="007054FF" w:rsidRDefault="00402A0C">
            <w:pPr>
              <w:jc w:val="center"/>
              <w:rPr>
                <w:color w:val="000000"/>
                <w:sz w:val="22"/>
                <w:szCs w:val="22"/>
              </w:rPr>
            </w:pPr>
            <w:r>
              <w:rPr>
                <w:rFonts w:hint="eastAsia"/>
                <w:color w:val="000000"/>
                <w:sz w:val="22"/>
                <w:szCs w:val="22"/>
              </w:rPr>
              <w:t>鲍峰</w:t>
            </w:r>
          </w:p>
        </w:tc>
        <w:tc>
          <w:tcPr>
            <w:tcW w:w="1733" w:type="dxa"/>
            <w:tcMar>
              <w:left w:w="28" w:type="dxa"/>
            </w:tcMar>
            <w:vAlign w:val="center"/>
          </w:tcPr>
          <w:p w14:paraId="3D0E7951" w14:textId="77777777" w:rsidR="007054FF" w:rsidRDefault="00402A0C">
            <w:pPr>
              <w:jc w:val="center"/>
              <w:rPr>
                <w:color w:val="000000"/>
                <w:szCs w:val="21"/>
              </w:rPr>
            </w:pPr>
            <w:r>
              <w:rPr>
                <w:rFonts w:hint="eastAsia"/>
                <w:color w:val="000000"/>
                <w:szCs w:val="21"/>
              </w:rPr>
              <w:t>工程师</w:t>
            </w:r>
          </w:p>
        </w:tc>
        <w:tc>
          <w:tcPr>
            <w:tcW w:w="708" w:type="dxa"/>
            <w:tcMar>
              <w:left w:w="28" w:type="dxa"/>
            </w:tcMar>
            <w:vAlign w:val="bottom"/>
          </w:tcPr>
          <w:p w14:paraId="6F50FB7A"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37</w:t>
            </w:r>
          </w:p>
        </w:tc>
        <w:tc>
          <w:tcPr>
            <w:tcW w:w="4422" w:type="dxa"/>
            <w:tcMar>
              <w:left w:w="28" w:type="dxa"/>
            </w:tcMar>
            <w:vAlign w:val="center"/>
          </w:tcPr>
          <w:p w14:paraId="10CC7C79" w14:textId="77777777" w:rsidR="007054FF" w:rsidRDefault="00402A0C">
            <w:pPr>
              <w:jc w:val="left"/>
              <w:rPr>
                <w:color w:val="000000"/>
                <w:sz w:val="22"/>
                <w:szCs w:val="22"/>
              </w:rPr>
            </w:pPr>
            <w:r>
              <w:rPr>
                <w:rFonts w:hint="eastAsia"/>
                <w:color w:val="000000"/>
                <w:sz w:val="22"/>
                <w:szCs w:val="22"/>
              </w:rPr>
              <w:t>现场试验</w:t>
            </w:r>
          </w:p>
        </w:tc>
        <w:tc>
          <w:tcPr>
            <w:tcW w:w="1248" w:type="dxa"/>
            <w:tcMar>
              <w:left w:w="28" w:type="dxa"/>
            </w:tcMar>
            <w:vAlign w:val="center"/>
          </w:tcPr>
          <w:p w14:paraId="0FCFD8E5"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50%</w:t>
            </w:r>
          </w:p>
        </w:tc>
      </w:tr>
      <w:tr w:rsidR="007054FF" w14:paraId="64AC8BAE" w14:textId="77777777">
        <w:tc>
          <w:tcPr>
            <w:tcW w:w="1103" w:type="dxa"/>
            <w:tcMar>
              <w:left w:w="28" w:type="dxa"/>
            </w:tcMar>
            <w:vAlign w:val="bottom"/>
          </w:tcPr>
          <w:p w14:paraId="7AF1587D" w14:textId="77777777" w:rsidR="007054FF" w:rsidRDefault="00402A0C">
            <w:pPr>
              <w:jc w:val="center"/>
              <w:rPr>
                <w:color w:val="000000"/>
                <w:sz w:val="22"/>
                <w:szCs w:val="22"/>
              </w:rPr>
            </w:pPr>
            <w:r>
              <w:rPr>
                <w:rFonts w:hint="eastAsia"/>
                <w:color w:val="000000"/>
                <w:sz w:val="22"/>
                <w:szCs w:val="22"/>
              </w:rPr>
              <w:t>王旭</w:t>
            </w:r>
          </w:p>
        </w:tc>
        <w:tc>
          <w:tcPr>
            <w:tcW w:w="1733" w:type="dxa"/>
            <w:tcMar>
              <w:left w:w="28" w:type="dxa"/>
            </w:tcMar>
            <w:vAlign w:val="center"/>
          </w:tcPr>
          <w:p w14:paraId="17DCA3A8" w14:textId="77777777" w:rsidR="007054FF" w:rsidRDefault="00402A0C">
            <w:pPr>
              <w:jc w:val="center"/>
              <w:rPr>
                <w:color w:val="000000"/>
                <w:szCs w:val="21"/>
              </w:rPr>
            </w:pPr>
            <w:r>
              <w:rPr>
                <w:rFonts w:hint="eastAsia"/>
                <w:color w:val="000000"/>
                <w:szCs w:val="21"/>
              </w:rPr>
              <w:t>工程师</w:t>
            </w:r>
          </w:p>
        </w:tc>
        <w:tc>
          <w:tcPr>
            <w:tcW w:w="708" w:type="dxa"/>
            <w:tcMar>
              <w:left w:w="28" w:type="dxa"/>
            </w:tcMar>
            <w:vAlign w:val="bottom"/>
          </w:tcPr>
          <w:p w14:paraId="067F1B68"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36</w:t>
            </w:r>
          </w:p>
        </w:tc>
        <w:tc>
          <w:tcPr>
            <w:tcW w:w="4422" w:type="dxa"/>
            <w:tcMar>
              <w:left w:w="28" w:type="dxa"/>
            </w:tcMar>
            <w:vAlign w:val="center"/>
          </w:tcPr>
          <w:p w14:paraId="554B212C" w14:textId="77777777" w:rsidR="007054FF" w:rsidRDefault="00402A0C">
            <w:pPr>
              <w:jc w:val="left"/>
              <w:rPr>
                <w:color w:val="000000"/>
                <w:sz w:val="22"/>
                <w:szCs w:val="22"/>
              </w:rPr>
            </w:pPr>
            <w:r>
              <w:rPr>
                <w:rFonts w:hint="eastAsia"/>
                <w:color w:val="000000"/>
                <w:sz w:val="22"/>
                <w:szCs w:val="22"/>
              </w:rPr>
              <w:t>现场试验</w:t>
            </w:r>
          </w:p>
        </w:tc>
        <w:tc>
          <w:tcPr>
            <w:tcW w:w="1248" w:type="dxa"/>
            <w:tcMar>
              <w:left w:w="28" w:type="dxa"/>
            </w:tcMar>
            <w:vAlign w:val="center"/>
          </w:tcPr>
          <w:p w14:paraId="3E447E42"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50%</w:t>
            </w:r>
          </w:p>
        </w:tc>
      </w:tr>
      <w:tr w:rsidR="007054FF" w14:paraId="2EDD87F3" w14:textId="77777777">
        <w:tc>
          <w:tcPr>
            <w:tcW w:w="1103" w:type="dxa"/>
            <w:tcMar>
              <w:left w:w="28" w:type="dxa"/>
            </w:tcMar>
            <w:vAlign w:val="bottom"/>
          </w:tcPr>
          <w:p w14:paraId="4A778D05" w14:textId="77777777" w:rsidR="007054FF" w:rsidRDefault="00402A0C">
            <w:pPr>
              <w:jc w:val="center"/>
              <w:rPr>
                <w:color w:val="000000"/>
                <w:sz w:val="22"/>
                <w:szCs w:val="22"/>
              </w:rPr>
            </w:pPr>
            <w:r>
              <w:rPr>
                <w:rFonts w:hint="eastAsia"/>
                <w:color w:val="000000"/>
                <w:sz w:val="22"/>
                <w:szCs w:val="22"/>
              </w:rPr>
              <w:t>强万聪</w:t>
            </w:r>
          </w:p>
        </w:tc>
        <w:tc>
          <w:tcPr>
            <w:tcW w:w="1733" w:type="dxa"/>
            <w:tcMar>
              <w:left w:w="28" w:type="dxa"/>
            </w:tcMar>
            <w:vAlign w:val="center"/>
          </w:tcPr>
          <w:p w14:paraId="6769C77D" w14:textId="77777777" w:rsidR="007054FF" w:rsidRDefault="00402A0C">
            <w:pPr>
              <w:jc w:val="center"/>
              <w:rPr>
                <w:color w:val="000000"/>
                <w:szCs w:val="21"/>
              </w:rPr>
            </w:pPr>
            <w:r>
              <w:rPr>
                <w:rFonts w:hint="eastAsia"/>
                <w:color w:val="000000"/>
                <w:szCs w:val="21"/>
              </w:rPr>
              <w:t>工程师</w:t>
            </w:r>
          </w:p>
        </w:tc>
        <w:tc>
          <w:tcPr>
            <w:tcW w:w="708" w:type="dxa"/>
            <w:tcMar>
              <w:left w:w="28" w:type="dxa"/>
            </w:tcMar>
            <w:vAlign w:val="bottom"/>
          </w:tcPr>
          <w:p w14:paraId="6016FBF9"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35</w:t>
            </w:r>
          </w:p>
        </w:tc>
        <w:tc>
          <w:tcPr>
            <w:tcW w:w="4422" w:type="dxa"/>
            <w:tcMar>
              <w:left w:w="28" w:type="dxa"/>
            </w:tcMar>
            <w:vAlign w:val="center"/>
          </w:tcPr>
          <w:p w14:paraId="6CCD5912" w14:textId="77777777" w:rsidR="007054FF" w:rsidRDefault="00402A0C">
            <w:pPr>
              <w:jc w:val="left"/>
              <w:rPr>
                <w:color w:val="000000"/>
                <w:sz w:val="22"/>
                <w:szCs w:val="22"/>
              </w:rPr>
            </w:pPr>
            <w:r>
              <w:rPr>
                <w:rFonts w:hint="eastAsia"/>
                <w:color w:val="000000"/>
                <w:sz w:val="22"/>
                <w:szCs w:val="22"/>
              </w:rPr>
              <w:t>现场试验</w:t>
            </w:r>
          </w:p>
        </w:tc>
        <w:tc>
          <w:tcPr>
            <w:tcW w:w="1248" w:type="dxa"/>
            <w:tcMar>
              <w:left w:w="28" w:type="dxa"/>
            </w:tcMar>
            <w:vAlign w:val="center"/>
          </w:tcPr>
          <w:p w14:paraId="1CDEEAAC"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50%</w:t>
            </w:r>
          </w:p>
        </w:tc>
      </w:tr>
      <w:tr w:rsidR="007054FF" w14:paraId="0FF21BFC" w14:textId="77777777">
        <w:tc>
          <w:tcPr>
            <w:tcW w:w="1103" w:type="dxa"/>
            <w:tcMar>
              <w:left w:w="28" w:type="dxa"/>
            </w:tcMar>
            <w:vAlign w:val="bottom"/>
          </w:tcPr>
          <w:p w14:paraId="03B5495A" w14:textId="77777777" w:rsidR="007054FF" w:rsidRDefault="00402A0C">
            <w:pPr>
              <w:jc w:val="center"/>
              <w:rPr>
                <w:color w:val="000000"/>
                <w:sz w:val="22"/>
                <w:szCs w:val="22"/>
              </w:rPr>
            </w:pPr>
            <w:r>
              <w:rPr>
                <w:rFonts w:hint="eastAsia"/>
                <w:color w:val="000000"/>
                <w:sz w:val="22"/>
                <w:szCs w:val="22"/>
              </w:rPr>
              <w:t>郭晓蒙</w:t>
            </w:r>
          </w:p>
        </w:tc>
        <w:tc>
          <w:tcPr>
            <w:tcW w:w="1733" w:type="dxa"/>
            <w:tcMar>
              <w:left w:w="28" w:type="dxa"/>
            </w:tcMar>
            <w:vAlign w:val="center"/>
          </w:tcPr>
          <w:p w14:paraId="5CCBAD87" w14:textId="77777777" w:rsidR="007054FF" w:rsidRDefault="00402A0C">
            <w:pPr>
              <w:jc w:val="center"/>
              <w:rPr>
                <w:color w:val="000000"/>
                <w:szCs w:val="21"/>
              </w:rPr>
            </w:pPr>
            <w:r>
              <w:rPr>
                <w:rFonts w:hint="eastAsia"/>
                <w:color w:val="000000"/>
                <w:szCs w:val="21"/>
              </w:rPr>
              <w:t>工程师</w:t>
            </w:r>
          </w:p>
        </w:tc>
        <w:tc>
          <w:tcPr>
            <w:tcW w:w="708" w:type="dxa"/>
            <w:tcMar>
              <w:left w:w="28" w:type="dxa"/>
            </w:tcMar>
            <w:vAlign w:val="bottom"/>
          </w:tcPr>
          <w:p w14:paraId="0CCCF7DA"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34</w:t>
            </w:r>
          </w:p>
        </w:tc>
        <w:tc>
          <w:tcPr>
            <w:tcW w:w="4422" w:type="dxa"/>
            <w:tcMar>
              <w:left w:w="28" w:type="dxa"/>
            </w:tcMar>
            <w:vAlign w:val="center"/>
          </w:tcPr>
          <w:p w14:paraId="2E4D1793" w14:textId="77777777" w:rsidR="007054FF" w:rsidRDefault="00402A0C">
            <w:pPr>
              <w:jc w:val="left"/>
              <w:rPr>
                <w:color w:val="000000"/>
                <w:sz w:val="22"/>
                <w:szCs w:val="22"/>
              </w:rPr>
            </w:pPr>
            <w:r>
              <w:rPr>
                <w:rFonts w:hint="eastAsia"/>
                <w:color w:val="000000"/>
                <w:sz w:val="22"/>
                <w:szCs w:val="22"/>
              </w:rPr>
              <w:t>现场试验</w:t>
            </w:r>
          </w:p>
        </w:tc>
        <w:tc>
          <w:tcPr>
            <w:tcW w:w="1248" w:type="dxa"/>
            <w:tcMar>
              <w:left w:w="28" w:type="dxa"/>
            </w:tcMar>
            <w:vAlign w:val="center"/>
          </w:tcPr>
          <w:p w14:paraId="5E8E30C7"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50%</w:t>
            </w:r>
          </w:p>
        </w:tc>
      </w:tr>
      <w:tr w:rsidR="007054FF" w14:paraId="30D3E742" w14:textId="77777777">
        <w:tc>
          <w:tcPr>
            <w:tcW w:w="1103" w:type="dxa"/>
            <w:tcMar>
              <w:left w:w="28" w:type="dxa"/>
            </w:tcMar>
            <w:vAlign w:val="bottom"/>
          </w:tcPr>
          <w:p w14:paraId="56285648" w14:textId="77777777" w:rsidR="007054FF" w:rsidRDefault="00402A0C">
            <w:pPr>
              <w:jc w:val="center"/>
              <w:rPr>
                <w:color w:val="000000"/>
                <w:sz w:val="22"/>
                <w:szCs w:val="22"/>
              </w:rPr>
            </w:pPr>
            <w:r>
              <w:rPr>
                <w:rFonts w:hint="eastAsia"/>
                <w:color w:val="000000"/>
                <w:sz w:val="22"/>
                <w:szCs w:val="22"/>
              </w:rPr>
              <w:t>兰占龙</w:t>
            </w:r>
          </w:p>
        </w:tc>
        <w:tc>
          <w:tcPr>
            <w:tcW w:w="1733" w:type="dxa"/>
            <w:tcMar>
              <w:left w:w="28" w:type="dxa"/>
            </w:tcMar>
            <w:vAlign w:val="center"/>
          </w:tcPr>
          <w:p w14:paraId="6482E9C9" w14:textId="77777777" w:rsidR="007054FF" w:rsidRDefault="00402A0C">
            <w:pPr>
              <w:jc w:val="center"/>
              <w:rPr>
                <w:color w:val="000000"/>
                <w:szCs w:val="21"/>
              </w:rPr>
            </w:pPr>
            <w:r>
              <w:rPr>
                <w:rFonts w:hint="eastAsia"/>
                <w:color w:val="000000"/>
                <w:szCs w:val="21"/>
              </w:rPr>
              <w:t>工程师</w:t>
            </w:r>
          </w:p>
        </w:tc>
        <w:tc>
          <w:tcPr>
            <w:tcW w:w="708" w:type="dxa"/>
            <w:tcMar>
              <w:left w:w="28" w:type="dxa"/>
            </w:tcMar>
            <w:vAlign w:val="bottom"/>
          </w:tcPr>
          <w:p w14:paraId="0D4FB7DD"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43</w:t>
            </w:r>
          </w:p>
        </w:tc>
        <w:tc>
          <w:tcPr>
            <w:tcW w:w="4422" w:type="dxa"/>
            <w:tcMar>
              <w:left w:w="28" w:type="dxa"/>
            </w:tcMar>
            <w:vAlign w:val="center"/>
          </w:tcPr>
          <w:p w14:paraId="464D45B8" w14:textId="77777777" w:rsidR="007054FF" w:rsidRDefault="00402A0C">
            <w:pPr>
              <w:jc w:val="left"/>
              <w:rPr>
                <w:color w:val="000000"/>
                <w:sz w:val="22"/>
                <w:szCs w:val="22"/>
              </w:rPr>
            </w:pPr>
            <w:r>
              <w:rPr>
                <w:rFonts w:hint="eastAsia"/>
                <w:color w:val="000000"/>
                <w:sz w:val="22"/>
                <w:szCs w:val="22"/>
              </w:rPr>
              <w:t>现场试验</w:t>
            </w:r>
          </w:p>
        </w:tc>
        <w:tc>
          <w:tcPr>
            <w:tcW w:w="1248" w:type="dxa"/>
            <w:tcMar>
              <w:left w:w="28" w:type="dxa"/>
            </w:tcMar>
            <w:vAlign w:val="center"/>
          </w:tcPr>
          <w:p w14:paraId="1D7872AC"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50%</w:t>
            </w:r>
          </w:p>
        </w:tc>
      </w:tr>
      <w:tr w:rsidR="007054FF" w14:paraId="381B3237" w14:textId="77777777">
        <w:tc>
          <w:tcPr>
            <w:tcW w:w="1103" w:type="dxa"/>
            <w:tcMar>
              <w:left w:w="28" w:type="dxa"/>
            </w:tcMar>
            <w:vAlign w:val="bottom"/>
          </w:tcPr>
          <w:p w14:paraId="4C5BA059" w14:textId="77777777" w:rsidR="007054FF" w:rsidRDefault="00402A0C">
            <w:pPr>
              <w:jc w:val="center"/>
              <w:rPr>
                <w:color w:val="000000"/>
                <w:sz w:val="22"/>
                <w:szCs w:val="22"/>
              </w:rPr>
            </w:pPr>
            <w:r>
              <w:rPr>
                <w:rFonts w:hint="eastAsia"/>
                <w:color w:val="000000"/>
                <w:sz w:val="22"/>
                <w:szCs w:val="22"/>
              </w:rPr>
              <w:t>周婧黎</w:t>
            </w:r>
          </w:p>
        </w:tc>
        <w:tc>
          <w:tcPr>
            <w:tcW w:w="1733" w:type="dxa"/>
            <w:tcMar>
              <w:left w:w="28" w:type="dxa"/>
            </w:tcMar>
            <w:vAlign w:val="center"/>
          </w:tcPr>
          <w:p w14:paraId="72235A35" w14:textId="77777777" w:rsidR="007054FF" w:rsidRDefault="00402A0C">
            <w:pPr>
              <w:jc w:val="center"/>
              <w:rPr>
                <w:color w:val="000000"/>
                <w:szCs w:val="21"/>
              </w:rPr>
            </w:pPr>
            <w:r>
              <w:rPr>
                <w:rFonts w:hint="eastAsia"/>
                <w:color w:val="000000"/>
                <w:szCs w:val="21"/>
              </w:rPr>
              <w:t>工程师</w:t>
            </w:r>
          </w:p>
        </w:tc>
        <w:tc>
          <w:tcPr>
            <w:tcW w:w="708" w:type="dxa"/>
            <w:tcMar>
              <w:left w:w="28" w:type="dxa"/>
            </w:tcMar>
            <w:vAlign w:val="bottom"/>
          </w:tcPr>
          <w:p w14:paraId="5148A853"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43</w:t>
            </w:r>
          </w:p>
        </w:tc>
        <w:tc>
          <w:tcPr>
            <w:tcW w:w="4422" w:type="dxa"/>
            <w:tcMar>
              <w:left w:w="28" w:type="dxa"/>
            </w:tcMar>
            <w:vAlign w:val="center"/>
          </w:tcPr>
          <w:p w14:paraId="6B6E68C4" w14:textId="77777777" w:rsidR="007054FF" w:rsidRDefault="00402A0C">
            <w:pPr>
              <w:jc w:val="left"/>
              <w:rPr>
                <w:color w:val="000000"/>
                <w:sz w:val="22"/>
                <w:szCs w:val="22"/>
              </w:rPr>
            </w:pPr>
            <w:r>
              <w:rPr>
                <w:rFonts w:hint="eastAsia"/>
                <w:color w:val="000000"/>
                <w:sz w:val="22"/>
                <w:szCs w:val="22"/>
              </w:rPr>
              <w:t>现场试验</w:t>
            </w:r>
          </w:p>
        </w:tc>
        <w:tc>
          <w:tcPr>
            <w:tcW w:w="1248" w:type="dxa"/>
            <w:tcMar>
              <w:left w:w="28" w:type="dxa"/>
            </w:tcMar>
            <w:vAlign w:val="center"/>
          </w:tcPr>
          <w:p w14:paraId="05B627A2"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50%</w:t>
            </w:r>
          </w:p>
        </w:tc>
      </w:tr>
      <w:tr w:rsidR="007054FF" w14:paraId="3ED58051" w14:textId="77777777">
        <w:tc>
          <w:tcPr>
            <w:tcW w:w="1103" w:type="dxa"/>
            <w:tcMar>
              <w:left w:w="28" w:type="dxa"/>
            </w:tcMar>
            <w:vAlign w:val="bottom"/>
          </w:tcPr>
          <w:p w14:paraId="066242F2" w14:textId="77777777" w:rsidR="007054FF" w:rsidRDefault="00402A0C">
            <w:pPr>
              <w:jc w:val="center"/>
              <w:rPr>
                <w:color w:val="000000"/>
                <w:sz w:val="22"/>
                <w:szCs w:val="22"/>
              </w:rPr>
            </w:pPr>
            <w:r>
              <w:rPr>
                <w:rFonts w:hint="eastAsia"/>
                <w:color w:val="000000"/>
                <w:sz w:val="22"/>
                <w:szCs w:val="22"/>
              </w:rPr>
              <w:t>赵晓艳</w:t>
            </w:r>
          </w:p>
        </w:tc>
        <w:tc>
          <w:tcPr>
            <w:tcW w:w="1733" w:type="dxa"/>
            <w:tcMar>
              <w:left w:w="28" w:type="dxa"/>
            </w:tcMar>
            <w:vAlign w:val="center"/>
          </w:tcPr>
          <w:p w14:paraId="02AF0506" w14:textId="77777777" w:rsidR="007054FF" w:rsidRDefault="00402A0C">
            <w:pPr>
              <w:jc w:val="center"/>
              <w:rPr>
                <w:color w:val="000000"/>
                <w:szCs w:val="21"/>
              </w:rPr>
            </w:pPr>
            <w:r>
              <w:rPr>
                <w:rFonts w:hint="eastAsia"/>
                <w:color w:val="000000"/>
                <w:szCs w:val="21"/>
              </w:rPr>
              <w:t>工程师</w:t>
            </w:r>
          </w:p>
        </w:tc>
        <w:tc>
          <w:tcPr>
            <w:tcW w:w="708" w:type="dxa"/>
            <w:tcMar>
              <w:left w:w="28" w:type="dxa"/>
            </w:tcMar>
            <w:vAlign w:val="bottom"/>
          </w:tcPr>
          <w:p w14:paraId="0F60791F"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40</w:t>
            </w:r>
          </w:p>
        </w:tc>
        <w:tc>
          <w:tcPr>
            <w:tcW w:w="4422" w:type="dxa"/>
            <w:tcMar>
              <w:left w:w="28" w:type="dxa"/>
            </w:tcMar>
            <w:vAlign w:val="center"/>
          </w:tcPr>
          <w:p w14:paraId="031347C0" w14:textId="77777777" w:rsidR="007054FF" w:rsidRDefault="00402A0C">
            <w:pPr>
              <w:jc w:val="left"/>
              <w:rPr>
                <w:color w:val="000000"/>
                <w:sz w:val="22"/>
                <w:szCs w:val="22"/>
              </w:rPr>
            </w:pPr>
            <w:r>
              <w:rPr>
                <w:rFonts w:hint="eastAsia"/>
                <w:color w:val="000000"/>
                <w:sz w:val="22"/>
                <w:szCs w:val="22"/>
              </w:rPr>
              <w:t>现场试验</w:t>
            </w:r>
          </w:p>
        </w:tc>
        <w:tc>
          <w:tcPr>
            <w:tcW w:w="1248" w:type="dxa"/>
            <w:tcMar>
              <w:left w:w="28" w:type="dxa"/>
            </w:tcMar>
            <w:vAlign w:val="center"/>
          </w:tcPr>
          <w:p w14:paraId="15B43EAF"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50%</w:t>
            </w:r>
          </w:p>
        </w:tc>
      </w:tr>
      <w:tr w:rsidR="007054FF" w14:paraId="49E1EC48" w14:textId="77777777">
        <w:tc>
          <w:tcPr>
            <w:tcW w:w="1103" w:type="dxa"/>
            <w:tcMar>
              <w:left w:w="28" w:type="dxa"/>
            </w:tcMar>
            <w:vAlign w:val="bottom"/>
          </w:tcPr>
          <w:p w14:paraId="1FA86B82" w14:textId="77777777" w:rsidR="007054FF" w:rsidRDefault="00402A0C">
            <w:pPr>
              <w:jc w:val="center"/>
              <w:rPr>
                <w:color w:val="000000"/>
                <w:sz w:val="22"/>
                <w:szCs w:val="22"/>
              </w:rPr>
            </w:pPr>
            <w:r>
              <w:rPr>
                <w:rFonts w:hint="eastAsia"/>
                <w:color w:val="000000"/>
                <w:sz w:val="22"/>
                <w:szCs w:val="22"/>
              </w:rPr>
              <w:t>王辉</w:t>
            </w:r>
            <w:r>
              <w:rPr>
                <w:rFonts w:hint="eastAsia"/>
                <w:color w:val="000000"/>
                <w:sz w:val="22"/>
                <w:szCs w:val="22"/>
              </w:rPr>
              <w:t>JD</w:t>
            </w:r>
          </w:p>
        </w:tc>
        <w:tc>
          <w:tcPr>
            <w:tcW w:w="1733" w:type="dxa"/>
            <w:tcMar>
              <w:left w:w="28" w:type="dxa"/>
            </w:tcMar>
            <w:vAlign w:val="center"/>
          </w:tcPr>
          <w:p w14:paraId="1B312A07" w14:textId="77777777" w:rsidR="007054FF" w:rsidRDefault="00402A0C">
            <w:pPr>
              <w:jc w:val="center"/>
              <w:rPr>
                <w:color w:val="000000"/>
                <w:szCs w:val="21"/>
              </w:rPr>
            </w:pPr>
            <w:r>
              <w:rPr>
                <w:rFonts w:hint="eastAsia"/>
                <w:color w:val="000000"/>
                <w:szCs w:val="21"/>
              </w:rPr>
              <w:t>工程师</w:t>
            </w:r>
          </w:p>
        </w:tc>
        <w:tc>
          <w:tcPr>
            <w:tcW w:w="708" w:type="dxa"/>
            <w:tcMar>
              <w:left w:w="28" w:type="dxa"/>
            </w:tcMar>
            <w:vAlign w:val="bottom"/>
          </w:tcPr>
          <w:p w14:paraId="4826132D"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39</w:t>
            </w:r>
          </w:p>
        </w:tc>
        <w:tc>
          <w:tcPr>
            <w:tcW w:w="4422" w:type="dxa"/>
            <w:tcMar>
              <w:left w:w="28" w:type="dxa"/>
            </w:tcMar>
            <w:vAlign w:val="center"/>
          </w:tcPr>
          <w:p w14:paraId="77BA8DDF" w14:textId="77777777" w:rsidR="007054FF" w:rsidRDefault="00402A0C">
            <w:pPr>
              <w:jc w:val="left"/>
              <w:rPr>
                <w:color w:val="000000"/>
                <w:sz w:val="22"/>
                <w:szCs w:val="22"/>
              </w:rPr>
            </w:pPr>
            <w:r>
              <w:rPr>
                <w:rFonts w:hint="eastAsia"/>
                <w:color w:val="000000"/>
                <w:sz w:val="22"/>
                <w:szCs w:val="22"/>
              </w:rPr>
              <w:t>现场试验</w:t>
            </w:r>
          </w:p>
        </w:tc>
        <w:tc>
          <w:tcPr>
            <w:tcW w:w="1248" w:type="dxa"/>
            <w:tcMar>
              <w:left w:w="28" w:type="dxa"/>
            </w:tcMar>
            <w:vAlign w:val="center"/>
          </w:tcPr>
          <w:p w14:paraId="4AE18CC3"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50%</w:t>
            </w:r>
          </w:p>
        </w:tc>
      </w:tr>
      <w:tr w:rsidR="007054FF" w14:paraId="3DEB0280" w14:textId="77777777">
        <w:tc>
          <w:tcPr>
            <w:tcW w:w="1103" w:type="dxa"/>
            <w:tcMar>
              <w:left w:w="28" w:type="dxa"/>
            </w:tcMar>
            <w:vAlign w:val="bottom"/>
          </w:tcPr>
          <w:p w14:paraId="7B325F05" w14:textId="77777777" w:rsidR="007054FF" w:rsidRDefault="00402A0C">
            <w:pPr>
              <w:jc w:val="center"/>
              <w:rPr>
                <w:color w:val="000000"/>
                <w:sz w:val="22"/>
                <w:szCs w:val="22"/>
              </w:rPr>
            </w:pPr>
            <w:r>
              <w:rPr>
                <w:rFonts w:hint="eastAsia"/>
                <w:color w:val="000000"/>
                <w:sz w:val="22"/>
                <w:szCs w:val="22"/>
              </w:rPr>
              <w:t>吴天野</w:t>
            </w:r>
          </w:p>
        </w:tc>
        <w:tc>
          <w:tcPr>
            <w:tcW w:w="1733" w:type="dxa"/>
            <w:tcMar>
              <w:left w:w="28" w:type="dxa"/>
            </w:tcMar>
            <w:vAlign w:val="center"/>
          </w:tcPr>
          <w:p w14:paraId="56742CFD" w14:textId="77777777" w:rsidR="007054FF" w:rsidRDefault="00402A0C">
            <w:pPr>
              <w:jc w:val="center"/>
              <w:rPr>
                <w:color w:val="000000"/>
                <w:szCs w:val="21"/>
              </w:rPr>
            </w:pPr>
            <w:r>
              <w:rPr>
                <w:rFonts w:hint="eastAsia"/>
                <w:color w:val="000000"/>
                <w:szCs w:val="21"/>
              </w:rPr>
              <w:t>工程师</w:t>
            </w:r>
          </w:p>
        </w:tc>
        <w:tc>
          <w:tcPr>
            <w:tcW w:w="708" w:type="dxa"/>
            <w:tcMar>
              <w:left w:w="28" w:type="dxa"/>
            </w:tcMar>
            <w:vAlign w:val="bottom"/>
          </w:tcPr>
          <w:p w14:paraId="41EECE96"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37</w:t>
            </w:r>
          </w:p>
        </w:tc>
        <w:tc>
          <w:tcPr>
            <w:tcW w:w="4422" w:type="dxa"/>
            <w:tcMar>
              <w:left w:w="28" w:type="dxa"/>
            </w:tcMar>
            <w:vAlign w:val="center"/>
          </w:tcPr>
          <w:p w14:paraId="017820D2" w14:textId="77777777" w:rsidR="007054FF" w:rsidRDefault="00402A0C">
            <w:pPr>
              <w:jc w:val="left"/>
              <w:rPr>
                <w:color w:val="000000"/>
                <w:sz w:val="22"/>
                <w:szCs w:val="22"/>
              </w:rPr>
            </w:pPr>
            <w:r>
              <w:rPr>
                <w:rFonts w:hint="eastAsia"/>
                <w:color w:val="000000"/>
                <w:sz w:val="22"/>
                <w:szCs w:val="22"/>
              </w:rPr>
              <w:t>现场试验</w:t>
            </w:r>
          </w:p>
        </w:tc>
        <w:tc>
          <w:tcPr>
            <w:tcW w:w="1248" w:type="dxa"/>
            <w:tcMar>
              <w:left w:w="28" w:type="dxa"/>
            </w:tcMar>
            <w:vAlign w:val="center"/>
          </w:tcPr>
          <w:p w14:paraId="788FC0F9"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50%</w:t>
            </w:r>
          </w:p>
        </w:tc>
      </w:tr>
      <w:tr w:rsidR="007054FF" w14:paraId="3EE8FB8E" w14:textId="77777777">
        <w:tc>
          <w:tcPr>
            <w:tcW w:w="1103" w:type="dxa"/>
            <w:tcMar>
              <w:left w:w="28" w:type="dxa"/>
            </w:tcMar>
            <w:vAlign w:val="bottom"/>
          </w:tcPr>
          <w:p w14:paraId="7BCBB90B" w14:textId="77777777" w:rsidR="007054FF" w:rsidRDefault="00402A0C">
            <w:pPr>
              <w:jc w:val="center"/>
              <w:rPr>
                <w:color w:val="000000"/>
                <w:sz w:val="22"/>
                <w:szCs w:val="22"/>
              </w:rPr>
            </w:pPr>
            <w:r>
              <w:rPr>
                <w:rFonts w:hint="eastAsia"/>
                <w:color w:val="000000"/>
                <w:sz w:val="22"/>
                <w:szCs w:val="22"/>
              </w:rPr>
              <w:t>谢超</w:t>
            </w:r>
          </w:p>
        </w:tc>
        <w:tc>
          <w:tcPr>
            <w:tcW w:w="1733" w:type="dxa"/>
            <w:tcMar>
              <w:left w:w="28" w:type="dxa"/>
            </w:tcMar>
            <w:vAlign w:val="center"/>
          </w:tcPr>
          <w:p w14:paraId="5186E550" w14:textId="77777777" w:rsidR="007054FF" w:rsidRDefault="00402A0C">
            <w:pPr>
              <w:jc w:val="center"/>
              <w:rPr>
                <w:color w:val="000000"/>
                <w:szCs w:val="21"/>
              </w:rPr>
            </w:pPr>
            <w:r>
              <w:rPr>
                <w:rFonts w:hint="eastAsia"/>
                <w:color w:val="000000"/>
                <w:szCs w:val="21"/>
              </w:rPr>
              <w:t>工程师</w:t>
            </w:r>
          </w:p>
        </w:tc>
        <w:tc>
          <w:tcPr>
            <w:tcW w:w="708" w:type="dxa"/>
            <w:tcMar>
              <w:left w:w="28" w:type="dxa"/>
            </w:tcMar>
            <w:vAlign w:val="bottom"/>
          </w:tcPr>
          <w:p w14:paraId="3F1813E4"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37</w:t>
            </w:r>
          </w:p>
        </w:tc>
        <w:tc>
          <w:tcPr>
            <w:tcW w:w="4422" w:type="dxa"/>
            <w:tcMar>
              <w:left w:w="28" w:type="dxa"/>
            </w:tcMar>
            <w:vAlign w:val="center"/>
          </w:tcPr>
          <w:p w14:paraId="19BFE5E6" w14:textId="77777777" w:rsidR="007054FF" w:rsidRDefault="00402A0C">
            <w:pPr>
              <w:jc w:val="left"/>
              <w:rPr>
                <w:color w:val="000000"/>
                <w:sz w:val="22"/>
                <w:szCs w:val="22"/>
              </w:rPr>
            </w:pPr>
            <w:r>
              <w:rPr>
                <w:rFonts w:hint="eastAsia"/>
                <w:color w:val="000000"/>
                <w:sz w:val="22"/>
                <w:szCs w:val="22"/>
              </w:rPr>
              <w:t>现场试验</w:t>
            </w:r>
          </w:p>
        </w:tc>
        <w:tc>
          <w:tcPr>
            <w:tcW w:w="1248" w:type="dxa"/>
            <w:tcMar>
              <w:left w:w="28" w:type="dxa"/>
            </w:tcMar>
            <w:vAlign w:val="center"/>
          </w:tcPr>
          <w:p w14:paraId="71E37AC0"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50%</w:t>
            </w:r>
          </w:p>
        </w:tc>
      </w:tr>
      <w:tr w:rsidR="007054FF" w14:paraId="5E182488" w14:textId="77777777">
        <w:tc>
          <w:tcPr>
            <w:tcW w:w="1103" w:type="dxa"/>
            <w:tcMar>
              <w:left w:w="28" w:type="dxa"/>
            </w:tcMar>
            <w:vAlign w:val="bottom"/>
          </w:tcPr>
          <w:p w14:paraId="0B074E55" w14:textId="77777777" w:rsidR="007054FF" w:rsidRDefault="00402A0C">
            <w:pPr>
              <w:jc w:val="center"/>
              <w:rPr>
                <w:color w:val="000000"/>
                <w:sz w:val="22"/>
                <w:szCs w:val="22"/>
              </w:rPr>
            </w:pPr>
            <w:r>
              <w:rPr>
                <w:rFonts w:hint="eastAsia"/>
                <w:color w:val="000000"/>
                <w:sz w:val="22"/>
                <w:szCs w:val="22"/>
              </w:rPr>
              <w:t>林宇</w:t>
            </w:r>
          </w:p>
        </w:tc>
        <w:tc>
          <w:tcPr>
            <w:tcW w:w="1733" w:type="dxa"/>
            <w:tcMar>
              <w:left w:w="28" w:type="dxa"/>
            </w:tcMar>
            <w:vAlign w:val="center"/>
          </w:tcPr>
          <w:p w14:paraId="3254BAE4" w14:textId="77777777" w:rsidR="007054FF" w:rsidRDefault="00402A0C">
            <w:pPr>
              <w:jc w:val="center"/>
              <w:rPr>
                <w:color w:val="000000"/>
                <w:szCs w:val="21"/>
              </w:rPr>
            </w:pPr>
            <w:r>
              <w:rPr>
                <w:rFonts w:hint="eastAsia"/>
                <w:color w:val="000000"/>
                <w:szCs w:val="21"/>
              </w:rPr>
              <w:t>工程师</w:t>
            </w:r>
          </w:p>
        </w:tc>
        <w:tc>
          <w:tcPr>
            <w:tcW w:w="708" w:type="dxa"/>
            <w:tcMar>
              <w:left w:w="28" w:type="dxa"/>
            </w:tcMar>
            <w:vAlign w:val="bottom"/>
          </w:tcPr>
          <w:p w14:paraId="77929684"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37</w:t>
            </w:r>
          </w:p>
        </w:tc>
        <w:tc>
          <w:tcPr>
            <w:tcW w:w="4422" w:type="dxa"/>
            <w:tcMar>
              <w:left w:w="28" w:type="dxa"/>
            </w:tcMar>
            <w:vAlign w:val="center"/>
          </w:tcPr>
          <w:p w14:paraId="4DA5300D" w14:textId="77777777" w:rsidR="007054FF" w:rsidRDefault="00402A0C">
            <w:pPr>
              <w:jc w:val="left"/>
              <w:rPr>
                <w:color w:val="000000"/>
                <w:sz w:val="22"/>
                <w:szCs w:val="22"/>
              </w:rPr>
            </w:pPr>
            <w:r>
              <w:rPr>
                <w:rFonts w:hint="eastAsia"/>
                <w:color w:val="000000"/>
                <w:sz w:val="22"/>
                <w:szCs w:val="22"/>
              </w:rPr>
              <w:t>现场试验</w:t>
            </w:r>
          </w:p>
        </w:tc>
        <w:tc>
          <w:tcPr>
            <w:tcW w:w="1248" w:type="dxa"/>
            <w:tcMar>
              <w:left w:w="28" w:type="dxa"/>
            </w:tcMar>
            <w:vAlign w:val="center"/>
          </w:tcPr>
          <w:p w14:paraId="5531445A"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50%</w:t>
            </w:r>
          </w:p>
        </w:tc>
      </w:tr>
      <w:tr w:rsidR="007054FF" w14:paraId="4D4F3F1C" w14:textId="77777777">
        <w:tc>
          <w:tcPr>
            <w:tcW w:w="1103" w:type="dxa"/>
            <w:tcMar>
              <w:left w:w="28" w:type="dxa"/>
            </w:tcMar>
            <w:vAlign w:val="bottom"/>
          </w:tcPr>
          <w:p w14:paraId="5F3E6E90" w14:textId="77777777" w:rsidR="007054FF" w:rsidRDefault="00402A0C">
            <w:pPr>
              <w:jc w:val="center"/>
              <w:rPr>
                <w:color w:val="000000"/>
                <w:sz w:val="22"/>
                <w:szCs w:val="22"/>
              </w:rPr>
            </w:pPr>
            <w:r>
              <w:rPr>
                <w:rFonts w:hint="eastAsia"/>
                <w:color w:val="000000"/>
                <w:sz w:val="22"/>
                <w:szCs w:val="22"/>
              </w:rPr>
              <w:lastRenderedPageBreak/>
              <w:t>佟富强</w:t>
            </w:r>
          </w:p>
        </w:tc>
        <w:tc>
          <w:tcPr>
            <w:tcW w:w="1733" w:type="dxa"/>
            <w:tcMar>
              <w:left w:w="28" w:type="dxa"/>
            </w:tcMar>
            <w:vAlign w:val="center"/>
          </w:tcPr>
          <w:p w14:paraId="79247F7F" w14:textId="77777777" w:rsidR="007054FF" w:rsidRDefault="00402A0C">
            <w:pPr>
              <w:jc w:val="center"/>
              <w:rPr>
                <w:color w:val="000000"/>
                <w:szCs w:val="21"/>
              </w:rPr>
            </w:pPr>
            <w:r>
              <w:rPr>
                <w:rFonts w:hint="eastAsia"/>
                <w:color w:val="000000"/>
                <w:szCs w:val="21"/>
              </w:rPr>
              <w:t>工程师</w:t>
            </w:r>
          </w:p>
        </w:tc>
        <w:tc>
          <w:tcPr>
            <w:tcW w:w="708" w:type="dxa"/>
            <w:tcMar>
              <w:left w:w="28" w:type="dxa"/>
            </w:tcMar>
            <w:vAlign w:val="bottom"/>
          </w:tcPr>
          <w:p w14:paraId="083C2EA4"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38</w:t>
            </w:r>
          </w:p>
        </w:tc>
        <w:tc>
          <w:tcPr>
            <w:tcW w:w="4422" w:type="dxa"/>
            <w:tcMar>
              <w:left w:w="28" w:type="dxa"/>
            </w:tcMar>
            <w:vAlign w:val="center"/>
          </w:tcPr>
          <w:p w14:paraId="07D5F4AA" w14:textId="77777777" w:rsidR="007054FF" w:rsidRDefault="00402A0C">
            <w:pPr>
              <w:jc w:val="left"/>
              <w:rPr>
                <w:color w:val="000000"/>
                <w:sz w:val="22"/>
                <w:szCs w:val="22"/>
              </w:rPr>
            </w:pPr>
            <w:r>
              <w:rPr>
                <w:rFonts w:hint="eastAsia"/>
                <w:color w:val="000000"/>
                <w:sz w:val="22"/>
                <w:szCs w:val="22"/>
              </w:rPr>
              <w:t>现场试验</w:t>
            </w:r>
          </w:p>
        </w:tc>
        <w:tc>
          <w:tcPr>
            <w:tcW w:w="1248" w:type="dxa"/>
            <w:tcMar>
              <w:left w:w="28" w:type="dxa"/>
            </w:tcMar>
            <w:vAlign w:val="center"/>
          </w:tcPr>
          <w:p w14:paraId="3617E23E"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50%</w:t>
            </w:r>
          </w:p>
        </w:tc>
      </w:tr>
      <w:tr w:rsidR="007054FF" w14:paraId="6FA88113" w14:textId="77777777">
        <w:tc>
          <w:tcPr>
            <w:tcW w:w="1103" w:type="dxa"/>
            <w:tcMar>
              <w:left w:w="28" w:type="dxa"/>
            </w:tcMar>
            <w:vAlign w:val="bottom"/>
          </w:tcPr>
          <w:p w14:paraId="74350629" w14:textId="77777777" w:rsidR="007054FF" w:rsidRDefault="00402A0C">
            <w:pPr>
              <w:jc w:val="center"/>
              <w:rPr>
                <w:color w:val="000000"/>
                <w:sz w:val="22"/>
                <w:szCs w:val="22"/>
              </w:rPr>
            </w:pPr>
            <w:r>
              <w:rPr>
                <w:rFonts w:hint="eastAsia"/>
                <w:color w:val="000000"/>
                <w:sz w:val="22"/>
                <w:szCs w:val="22"/>
              </w:rPr>
              <w:t>朱建勋</w:t>
            </w:r>
          </w:p>
        </w:tc>
        <w:tc>
          <w:tcPr>
            <w:tcW w:w="1733" w:type="dxa"/>
            <w:tcMar>
              <w:left w:w="28" w:type="dxa"/>
            </w:tcMar>
            <w:vAlign w:val="center"/>
          </w:tcPr>
          <w:p w14:paraId="313A4FCD" w14:textId="77777777" w:rsidR="007054FF" w:rsidRDefault="00402A0C">
            <w:pPr>
              <w:jc w:val="center"/>
              <w:rPr>
                <w:color w:val="000000"/>
                <w:szCs w:val="21"/>
              </w:rPr>
            </w:pPr>
            <w:r>
              <w:rPr>
                <w:rFonts w:hint="eastAsia"/>
                <w:color w:val="000000"/>
                <w:szCs w:val="21"/>
              </w:rPr>
              <w:t>工程师</w:t>
            </w:r>
          </w:p>
        </w:tc>
        <w:tc>
          <w:tcPr>
            <w:tcW w:w="708" w:type="dxa"/>
            <w:tcMar>
              <w:left w:w="28" w:type="dxa"/>
            </w:tcMar>
            <w:vAlign w:val="bottom"/>
          </w:tcPr>
          <w:p w14:paraId="25143D85"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39</w:t>
            </w:r>
          </w:p>
        </w:tc>
        <w:tc>
          <w:tcPr>
            <w:tcW w:w="4422" w:type="dxa"/>
            <w:tcMar>
              <w:left w:w="28" w:type="dxa"/>
            </w:tcMar>
            <w:vAlign w:val="center"/>
          </w:tcPr>
          <w:p w14:paraId="1488ED30" w14:textId="77777777" w:rsidR="007054FF" w:rsidRDefault="00402A0C">
            <w:pPr>
              <w:jc w:val="left"/>
              <w:rPr>
                <w:color w:val="000000"/>
                <w:sz w:val="22"/>
                <w:szCs w:val="22"/>
              </w:rPr>
            </w:pPr>
            <w:r>
              <w:rPr>
                <w:rFonts w:hint="eastAsia"/>
                <w:color w:val="000000"/>
                <w:sz w:val="22"/>
                <w:szCs w:val="22"/>
              </w:rPr>
              <w:t>现场试验</w:t>
            </w:r>
          </w:p>
        </w:tc>
        <w:tc>
          <w:tcPr>
            <w:tcW w:w="1248" w:type="dxa"/>
            <w:tcMar>
              <w:left w:w="28" w:type="dxa"/>
            </w:tcMar>
            <w:vAlign w:val="center"/>
          </w:tcPr>
          <w:p w14:paraId="6400040E"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50%</w:t>
            </w:r>
          </w:p>
        </w:tc>
      </w:tr>
      <w:tr w:rsidR="007054FF" w14:paraId="0DF172AB" w14:textId="77777777">
        <w:tc>
          <w:tcPr>
            <w:tcW w:w="1103" w:type="dxa"/>
            <w:tcMar>
              <w:left w:w="28" w:type="dxa"/>
            </w:tcMar>
            <w:vAlign w:val="bottom"/>
          </w:tcPr>
          <w:p w14:paraId="2E6C96A3" w14:textId="77777777" w:rsidR="007054FF" w:rsidRDefault="00402A0C">
            <w:pPr>
              <w:jc w:val="center"/>
              <w:rPr>
                <w:color w:val="000000"/>
                <w:sz w:val="22"/>
                <w:szCs w:val="22"/>
              </w:rPr>
            </w:pPr>
            <w:r>
              <w:rPr>
                <w:rFonts w:hint="eastAsia"/>
                <w:color w:val="000000"/>
                <w:sz w:val="22"/>
                <w:szCs w:val="22"/>
              </w:rPr>
              <w:t>张贝贝</w:t>
            </w:r>
          </w:p>
        </w:tc>
        <w:tc>
          <w:tcPr>
            <w:tcW w:w="1733" w:type="dxa"/>
            <w:tcMar>
              <w:left w:w="28" w:type="dxa"/>
            </w:tcMar>
            <w:vAlign w:val="center"/>
          </w:tcPr>
          <w:p w14:paraId="16DBB1E0" w14:textId="77777777" w:rsidR="007054FF" w:rsidRDefault="00402A0C">
            <w:pPr>
              <w:jc w:val="center"/>
              <w:rPr>
                <w:color w:val="000000"/>
                <w:szCs w:val="21"/>
              </w:rPr>
            </w:pPr>
            <w:r>
              <w:rPr>
                <w:rFonts w:hint="eastAsia"/>
                <w:color w:val="000000"/>
                <w:szCs w:val="21"/>
              </w:rPr>
              <w:t>工程师</w:t>
            </w:r>
          </w:p>
        </w:tc>
        <w:tc>
          <w:tcPr>
            <w:tcW w:w="708" w:type="dxa"/>
            <w:tcMar>
              <w:left w:w="28" w:type="dxa"/>
            </w:tcMar>
            <w:vAlign w:val="bottom"/>
          </w:tcPr>
          <w:p w14:paraId="05439CDE"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36</w:t>
            </w:r>
          </w:p>
        </w:tc>
        <w:tc>
          <w:tcPr>
            <w:tcW w:w="4422" w:type="dxa"/>
            <w:tcMar>
              <w:left w:w="28" w:type="dxa"/>
            </w:tcMar>
            <w:vAlign w:val="center"/>
          </w:tcPr>
          <w:p w14:paraId="0DE5B6DC" w14:textId="77777777" w:rsidR="007054FF" w:rsidRDefault="00402A0C">
            <w:pPr>
              <w:jc w:val="left"/>
              <w:rPr>
                <w:color w:val="000000"/>
                <w:sz w:val="22"/>
                <w:szCs w:val="22"/>
              </w:rPr>
            </w:pPr>
            <w:r>
              <w:rPr>
                <w:rFonts w:hint="eastAsia"/>
                <w:color w:val="000000"/>
                <w:sz w:val="22"/>
                <w:szCs w:val="22"/>
              </w:rPr>
              <w:t>现场试验</w:t>
            </w:r>
          </w:p>
        </w:tc>
        <w:tc>
          <w:tcPr>
            <w:tcW w:w="1248" w:type="dxa"/>
            <w:tcMar>
              <w:left w:w="28" w:type="dxa"/>
            </w:tcMar>
            <w:vAlign w:val="center"/>
          </w:tcPr>
          <w:p w14:paraId="40A4D0F7"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50%</w:t>
            </w:r>
          </w:p>
        </w:tc>
      </w:tr>
      <w:tr w:rsidR="007054FF" w14:paraId="5481CC54" w14:textId="77777777">
        <w:tc>
          <w:tcPr>
            <w:tcW w:w="1103" w:type="dxa"/>
            <w:tcMar>
              <w:left w:w="28" w:type="dxa"/>
            </w:tcMar>
            <w:vAlign w:val="bottom"/>
          </w:tcPr>
          <w:p w14:paraId="02C8C2EC" w14:textId="77777777" w:rsidR="007054FF" w:rsidRDefault="00402A0C">
            <w:pPr>
              <w:jc w:val="center"/>
              <w:rPr>
                <w:color w:val="000000"/>
                <w:sz w:val="22"/>
                <w:szCs w:val="22"/>
              </w:rPr>
            </w:pPr>
            <w:r>
              <w:rPr>
                <w:rFonts w:hint="eastAsia"/>
                <w:color w:val="000000"/>
                <w:sz w:val="22"/>
                <w:szCs w:val="22"/>
              </w:rPr>
              <w:t>马永青</w:t>
            </w:r>
          </w:p>
        </w:tc>
        <w:tc>
          <w:tcPr>
            <w:tcW w:w="1733" w:type="dxa"/>
            <w:tcMar>
              <w:left w:w="28" w:type="dxa"/>
            </w:tcMar>
            <w:vAlign w:val="center"/>
          </w:tcPr>
          <w:p w14:paraId="6AEA7F12" w14:textId="77777777" w:rsidR="007054FF" w:rsidRDefault="00402A0C">
            <w:pPr>
              <w:jc w:val="center"/>
              <w:rPr>
                <w:color w:val="000000"/>
                <w:szCs w:val="21"/>
              </w:rPr>
            </w:pPr>
            <w:r>
              <w:rPr>
                <w:rFonts w:hint="eastAsia"/>
                <w:color w:val="000000"/>
                <w:szCs w:val="21"/>
              </w:rPr>
              <w:t>工程师</w:t>
            </w:r>
          </w:p>
        </w:tc>
        <w:tc>
          <w:tcPr>
            <w:tcW w:w="708" w:type="dxa"/>
            <w:tcMar>
              <w:left w:w="28" w:type="dxa"/>
            </w:tcMar>
            <w:vAlign w:val="bottom"/>
          </w:tcPr>
          <w:p w14:paraId="4119BD3E"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39</w:t>
            </w:r>
          </w:p>
        </w:tc>
        <w:tc>
          <w:tcPr>
            <w:tcW w:w="4422" w:type="dxa"/>
            <w:tcMar>
              <w:left w:w="28" w:type="dxa"/>
            </w:tcMar>
            <w:vAlign w:val="center"/>
          </w:tcPr>
          <w:p w14:paraId="137DCD11" w14:textId="77777777" w:rsidR="007054FF" w:rsidRDefault="00402A0C">
            <w:pPr>
              <w:jc w:val="left"/>
              <w:rPr>
                <w:color w:val="000000"/>
                <w:sz w:val="22"/>
                <w:szCs w:val="22"/>
              </w:rPr>
            </w:pPr>
            <w:r>
              <w:rPr>
                <w:rFonts w:hint="eastAsia"/>
                <w:color w:val="000000"/>
                <w:sz w:val="22"/>
                <w:szCs w:val="22"/>
              </w:rPr>
              <w:t>现场试验</w:t>
            </w:r>
          </w:p>
        </w:tc>
        <w:tc>
          <w:tcPr>
            <w:tcW w:w="1248" w:type="dxa"/>
            <w:tcMar>
              <w:left w:w="28" w:type="dxa"/>
            </w:tcMar>
            <w:vAlign w:val="center"/>
          </w:tcPr>
          <w:p w14:paraId="5C30BAF9"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50%</w:t>
            </w:r>
          </w:p>
        </w:tc>
      </w:tr>
      <w:tr w:rsidR="007054FF" w14:paraId="1C50CCB9" w14:textId="77777777">
        <w:tc>
          <w:tcPr>
            <w:tcW w:w="1103" w:type="dxa"/>
            <w:tcMar>
              <w:left w:w="28" w:type="dxa"/>
            </w:tcMar>
            <w:vAlign w:val="bottom"/>
          </w:tcPr>
          <w:p w14:paraId="1288A59C" w14:textId="77777777" w:rsidR="007054FF" w:rsidRDefault="00402A0C">
            <w:pPr>
              <w:jc w:val="center"/>
              <w:rPr>
                <w:color w:val="000000"/>
                <w:sz w:val="22"/>
                <w:szCs w:val="22"/>
              </w:rPr>
            </w:pPr>
            <w:r>
              <w:rPr>
                <w:rFonts w:hint="eastAsia"/>
                <w:color w:val="000000"/>
                <w:sz w:val="22"/>
                <w:szCs w:val="22"/>
              </w:rPr>
              <w:t>郭清海</w:t>
            </w:r>
          </w:p>
        </w:tc>
        <w:tc>
          <w:tcPr>
            <w:tcW w:w="1733" w:type="dxa"/>
            <w:tcMar>
              <w:left w:w="28" w:type="dxa"/>
            </w:tcMar>
            <w:vAlign w:val="center"/>
          </w:tcPr>
          <w:p w14:paraId="1F460526" w14:textId="77777777" w:rsidR="007054FF" w:rsidRDefault="00402A0C">
            <w:pPr>
              <w:jc w:val="center"/>
              <w:rPr>
                <w:color w:val="000000"/>
                <w:szCs w:val="21"/>
              </w:rPr>
            </w:pPr>
            <w:r>
              <w:rPr>
                <w:rFonts w:hint="eastAsia"/>
                <w:color w:val="000000"/>
                <w:szCs w:val="21"/>
              </w:rPr>
              <w:t>工程师</w:t>
            </w:r>
          </w:p>
        </w:tc>
        <w:tc>
          <w:tcPr>
            <w:tcW w:w="708" w:type="dxa"/>
            <w:tcMar>
              <w:left w:w="28" w:type="dxa"/>
            </w:tcMar>
            <w:vAlign w:val="bottom"/>
          </w:tcPr>
          <w:p w14:paraId="5C40547A"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38</w:t>
            </w:r>
          </w:p>
        </w:tc>
        <w:tc>
          <w:tcPr>
            <w:tcW w:w="4422" w:type="dxa"/>
            <w:tcMar>
              <w:left w:w="28" w:type="dxa"/>
            </w:tcMar>
            <w:vAlign w:val="center"/>
          </w:tcPr>
          <w:p w14:paraId="2AF5A5B6" w14:textId="77777777" w:rsidR="007054FF" w:rsidRDefault="00402A0C">
            <w:pPr>
              <w:jc w:val="left"/>
              <w:rPr>
                <w:color w:val="000000"/>
                <w:sz w:val="22"/>
                <w:szCs w:val="22"/>
              </w:rPr>
            </w:pPr>
            <w:r>
              <w:rPr>
                <w:rFonts w:hint="eastAsia"/>
                <w:color w:val="000000"/>
                <w:sz w:val="22"/>
                <w:szCs w:val="22"/>
              </w:rPr>
              <w:t>现场试验</w:t>
            </w:r>
          </w:p>
        </w:tc>
        <w:tc>
          <w:tcPr>
            <w:tcW w:w="1248" w:type="dxa"/>
            <w:tcMar>
              <w:left w:w="28" w:type="dxa"/>
            </w:tcMar>
            <w:vAlign w:val="center"/>
          </w:tcPr>
          <w:p w14:paraId="2CE30558"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50%</w:t>
            </w:r>
          </w:p>
        </w:tc>
      </w:tr>
      <w:tr w:rsidR="007054FF" w14:paraId="5FCE796C" w14:textId="77777777">
        <w:tc>
          <w:tcPr>
            <w:tcW w:w="1103" w:type="dxa"/>
            <w:tcMar>
              <w:left w:w="28" w:type="dxa"/>
            </w:tcMar>
            <w:vAlign w:val="bottom"/>
          </w:tcPr>
          <w:p w14:paraId="62CAA12F" w14:textId="77777777" w:rsidR="007054FF" w:rsidRDefault="00402A0C">
            <w:pPr>
              <w:jc w:val="center"/>
              <w:rPr>
                <w:color w:val="000000"/>
                <w:sz w:val="22"/>
                <w:szCs w:val="22"/>
              </w:rPr>
            </w:pPr>
            <w:r>
              <w:rPr>
                <w:rFonts w:hint="eastAsia"/>
                <w:color w:val="000000"/>
                <w:sz w:val="22"/>
                <w:szCs w:val="22"/>
              </w:rPr>
              <w:t>武勇</w:t>
            </w:r>
          </w:p>
        </w:tc>
        <w:tc>
          <w:tcPr>
            <w:tcW w:w="1733" w:type="dxa"/>
            <w:tcMar>
              <w:left w:w="28" w:type="dxa"/>
            </w:tcMar>
            <w:vAlign w:val="center"/>
          </w:tcPr>
          <w:p w14:paraId="129668F6" w14:textId="77777777" w:rsidR="007054FF" w:rsidRDefault="00402A0C">
            <w:pPr>
              <w:jc w:val="center"/>
              <w:rPr>
                <w:color w:val="000000"/>
                <w:szCs w:val="21"/>
              </w:rPr>
            </w:pPr>
            <w:r>
              <w:rPr>
                <w:rFonts w:hint="eastAsia"/>
                <w:color w:val="000000"/>
                <w:szCs w:val="21"/>
              </w:rPr>
              <w:t>工程师</w:t>
            </w:r>
          </w:p>
        </w:tc>
        <w:tc>
          <w:tcPr>
            <w:tcW w:w="708" w:type="dxa"/>
            <w:tcMar>
              <w:left w:w="28" w:type="dxa"/>
            </w:tcMar>
            <w:vAlign w:val="bottom"/>
          </w:tcPr>
          <w:p w14:paraId="2F455386"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40</w:t>
            </w:r>
          </w:p>
        </w:tc>
        <w:tc>
          <w:tcPr>
            <w:tcW w:w="4422" w:type="dxa"/>
            <w:tcMar>
              <w:left w:w="28" w:type="dxa"/>
            </w:tcMar>
            <w:vAlign w:val="center"/>
          </w:tcPr>
          <w:p w14:paraId="11A21153" w14:textId="77777777" w:rsidR="007054FF" w:rsidRDefault="00402A0C">
            <w:pPr>
              <w:jc w:val="left"/>
              <w:rPr>
                <w:color w:val="000000"/>
                <w:sz w:val="22"/>
                <w:szCs w:val="22"/>
              </w:rPr>
            </w:pPr>
            <w:r>
              <w:rPr>
                <w:rFonts w:hint="eastAsia"/>
                <w:color w:val="000000"/>
                <w:sz w:val="22"/>
                <w:szCs w:val="22"/>
              </w:rPr>
              <w:t>现场试验</w:t>
            </w:r>
          </w:p>
        </w:tc>
        <w:tc>
          <w:tcPr>
            <w:tcW w:w="1248" w:type="dxa"/>
            <w:tcMar>
              <w:left w:w="28" w:type="dxa"/>
            </w:tcMar>
            <w:vAlign w:val="center"/>
          </w:tcPr>
          <w:p w14:paraId="117F683C"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50%</w:t>
            </w:r>
          </w:p>
        </w:tc>
      </w:tr>
      <w:tr w:rsidR="007054FF" w14:paraId="090D4065" w14:textId="77777777">
        <w:tc>
          <w:tcPr>
            <w:tcW w:w="1103" w:type="dxa"/>
            <w:tcMar>
              <w:left w:w="28" w:type="dxa"/>
            </w:tcMar>
            <w:vAlign w:val="bottom"/>
          </w:tcPr>
          <w:p w14:paraId="0F1503D9" w14:textId="77777777" w:rsidR="007054FF" w:rsidRDefault="00402A0C">
            <w:pPr>
              <w:jc w:val="center"/>
              <w:rPr>
                <w:color w:val="000000"/>
                <w:sz w:val="22"/>
                <w:szCs w:val="22"/>
              </w:rPr>
            </w:pPr>
            <w:r>
              <w:rPr>
                <w:rFonts w:hint="eastAsia"/>
                <w:color w:val="000000"/>
                <w:sz w:val="22"/>
                <w:szCs w:val="22"/>
              </w:rPr>
              <w:t>吴刚</w:t>
            </w:r>
          </w:p>
        </w:tc>
        <w:tc>
          <w:tcPr>
            <w:tcW w:w="1733" w:type="dxa"/>
            <w:tcMar>
              <w:left w:w="28" w:type="dxa"/>
            </w:tcMar>
            <w:vAlign w:val="center"/>
          </w:tcPr>
          <w:p w14:paraId="3441469E" w14:textId="77777777" w:rsidR="007054FF" w:rsidRDefault="00402A0C">
            <w:pPr>
              <w:jc w:val="center"/>
              <w:rPr>
                <w:color w:val="000000"/>
                <w:szCs w:val="21"/>
              </w:rPr>
            </w:pPr>
            <w:r>
              <w:rPr>
                <w:rFonts w:hint="eastAsia"/>
                <w:color w:val="000000"/>
                <w:szCs w:val="21"/>
              </w:rPr>
              <w:t>工程师</w:t>
            </w:r>
          </w:p>
        </w:tc>
        <w:tc>
          <w:tcPr>
            <w:tcW w:w="708" w:type="dxa"/>
            <w:tcMar>
              <w:left w:w="28" w:type="dxa"/>
            </w:tcMar>
            <w:vAlign w:val="bottom"/>
          </w:tcPr>
          <w:p w14:paraId="473EEA5F"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44</w:t>
            </w:r>
          </w:p>
        </w:tc>
        <w:tc>
          <w:tcPr>
            <w:tcW w:w="4422" w:type="dxa"/>
            <w:tcMar>
              <w:left w:w="28" w:type="dxa"/>
            </w:tcMar>
            <w:vAlign w:val="center"/>
          </w:tcPr>
          <w:p w14:paraId="53B22995" w14:textId="77777777" w:rsidR="007054FF" w:rsidRDefault="00402A0C">
            <w:pPr>
              <w:jc w:val="left"/>
              <w:rPr>
                <w:color w:val="000000"/>
                <w:sz w:val="22"/>
                <w:szCs w:val="22"/>
              </w:rPr>
            </w:pPr>
            <w:r>
              <w:rPr>
                <w:rFonts w:hint="eastAsia"/>
                <w:color w:val="000000"/>
                <w:sz w:val="22"/>
                <w:szCs w:val="22"/>
              </w:rPr>
              <w:t>现场试验</w:t>
            </w:r>
          </w:p>
        </w:tc>
        <w:tc>
          <w:tcPr>
            <w:tcW w:w="1248" w:type="dxa"/>
            <w:tcMar>
              <w:left w:w="28" w:type="dxa"/>
            </w:tcMar>
            <w:vAlign w:val="center"/>
          </w:tcPr>
          <w:p w14:paraId="74F2289F"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50%</w:t>
            </w:r>
          </w:p>
        </w:tc>
      </w:tr>
      <w:tr w:rsidR="007054FF" w14:paraId="5EBEBD6F" w14:textId="77777777">
        <w:tc>
          <w:tcPr>
            <w:tcW w:w="1103" w:type="dxa"/>
            <w:tcMar>
              <w:left w:w="28" w:type="dxa"/>
            </w:tcMar>
            <w:vAlign w:val="bottom"/>
          </w:tcPr>
          <w:p w14:paraId="5C6C1411" w14:textId="77777777" w:rsidR="007054FF" w:rsidRDefault="00402A0C">
            <w:pPr>
              <w:jc w:val="center"/>
              <w:rPr>
                <w:color w:val="000000"/>
                <w:sz w:val="22"/>
                <w:szCs w:val="22"/>
              </w:rPr>
            </w:pPr>
            <w:r>
              <w:rPr>
                <w:rFonts w:hint="eastAsia"/>
                <w:color w:val="000000"/>
                <w:sz w:val="22"/>
                <w:szCs w:val="22"/>
              </w:rPr>
              <w:t>强万福</w:t>
            </w:r>
          </w:p>
        </w:tc>
        <w:tc>
          <w:tcPr>
            <w:tcW w:w="1733" w:type="dxa"/>
            <w:tcMar>
              <w:left w:w="28" w:type="dxa"/>
            </w:tcMar>
            <w:vAlign w:val="center"/>
          </w:tcPr>
          <w:p w14:paraId="394AC4EA" w14:textId="77777777" w:rsidR="007054FF" w:rsidRDefault="00402A0C">
            <w:pPr>
              <w:jc w:val="center"/>
              <w:rPr>
                <w:color w:val="000000"/>
                <w:szCs w:val="21"/>
              </w:rPr>
            </w:pPr>
            <w:r>
              <w:rPr>
                <w:rFonts w:hint="eastAsia"/>
                <w:color w:val="000000"/>
                <w:szCs w:val="21"/>
              </w:rPr>
              <w:t>工程师</w:t>
            </w:r>
          </w:p>
        </w:tc>
        <w:tc>
          <w:tcPr>
            <w:tcW w:w="708" w:type="dxa"/>
            <w:tcMar>
              <w:left w:w="28" w:type="dxa"/>
            </w:tcMar>
            <w:vAlign w:val="bottom"/>
          </w:tcPr>
          <w:p w14:paraId="04711EB3"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41</w:t>
            </w:r>
          </w:p>
        </w:tc>
        <w:tc>
          <w:tcPr>
            <w:tcW w:w="4422" w:type="dxa"/>
            <w:tcMar>
              <w:left w:w="28" w:type="dxa"/>
            </w:tcMar>
            <w:vAlign w:val="center"/>
          </w:tcPr>
          <w:p w14:paraId="02B37CC4" w14:textId="77777777" w:rsidR="007054FF" w:rsidRDefault="00402A0C">
            <w:pPr>
              <w:jc w:val="left"/>
              <w:rPr>
                <w:color w:val="000000"/>
                <w:sz w:val="22"/>
                <w:szCs w:val="22"/>
              </w:rPr>
            </w:pPr>
            <w:r>
              <w:rPr>
                <w:rFonts w:hint="eastAsia"/>
                <w:color w:val="000000"/>
                <w:sz w:val="22"/>
                <w:szCs w:val="22"/>
              </w:rPr>
              <w:t>现场试验</w:t>
            </w:r>
          </w:p>
        </w:tc>
        <w:tc>
          <w:tcPr>
            <w:tcW w:w="1248" w:type="dxa"/>
            <w:tcMar>
              <w:left w:w="28" w:type="dxa"/>
            </w:tcMar>
            <w:vAlign w:val="center"/>
          </w:tcPr>
          <w:p w14:paraId="3AC62679"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50%</w:t>
            </w:r>
          </w:p>
        </w:tc>
      </w:tr>
      <w:tr w:rsidR="007054FF" w14:paraId="55A8DFF5" w14:textId="77777777">
        <w:tc>
          <w:tcPr>
            <w:tcW w:w="1103" w:type="dxa"/>
            <w:tcMar>
              <w:left w:w="28" w:type="dxa"/>
            </w:tcMar>
            <w:vAlign w:val="bottom"/>
          </w:tcPr>
          <w:p w14:paraId="5676351F" w14:textId="77777777" w:rsidR="007054FF" w:rsidRDefault="00402A0C">
            <w:pPr>
              <w:jc w:val="center"/>
              <w:rPr>
                <w:color w:val="000000"/>
                <w:sz w:val="22"/>
                <w:szCs w:val="22"/>
              </w:rPr>
            </w:pPr>
            <w:r>
              <w:rPr>
                <w:rFonts w:hint="eastAsia"/>
                <w:color w:val="000000"/>
                <w:sz w:val="22"/>
                <w:szCs w:val="22"/>
              </w:rPr>
              <w:t>崔晓洁</w:t>
            </w:r>
          </w:p>
        </w:tc>
        <w:tc>
          <w:tcPr>
            <w:tcW w:w="1733" w:type="dxa"/>
            <w:tcMar>
              <w:left w:w="28" w:type="dxa"/>
            </w:tcMar>
            <w:vAlign w:val="center"/>
          </w:tcPr>
          <w:p w14:paraId="0FE0D263" w14:textId="77777777" w:rsidR="007054FF" w:rsidRDefault="00402A0C">
            <w:pPr>
              <w:jc w:val="center"/>
              <w:rPr>
                <w:color w:val="000000"/>
                <w:szCs w:val="21"/>
              </w:rPr>
            </w:pPr>
            <w:r>
              <w:rPr>
                <w:rFonts w:hint="eastAsia"/>
                <w:color w:val="000000"/>
                <w:szCs w:val="21"/>
              </w:rPr>
              <w:t>工程师</w:t>
            </w:r>
          </w:p>
        </w:tc>
        <w:tc>
          <w:tcPr>
            <w:tcW w:w="708" w:type="dxa"/>
            <w:tcMar>
              <w:left w:w="28" w:type="dxa"/>
            </w:tcMar>
            <w:vAlign w:val="bottom"/>
          </w:tcPr>
          <w:p w14:paraId="3EF3D790"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37</w:t>
            </w:r>
          </w:p>
        </w:tc>
        <w:tc>
          <w:tcPr>
            <w:tcW w:w="4422" w:type="dxa"/>
            <w:tcMar>
              <w:left w:w="28" w:type="dxa"/>
            </w:tcMar>
            <w:vAlign w:val="center"/>
          </w:tcPr>
          <w:p w14:paraId="2BA1809C" w14:textId="77777777" w:rsidR="007054FF" w:rsidRDefault="00402A0C">
            <w:pPr>
              <w:jc w:val="left"/>
              <w:rPr>
                <w:color w:val="000000"/>
                <w:sz w:val="22"/>
                <w:szCs w:val="22"/>
              </w:rPr>
            </w:pPr>
            <w:r>
              <w:rPr>
                <w:rFonts w:hint="eastAsia"/>
                <w:color w:val="000000"/>
                <w:sz w:val="22"/>
                <w:szCs w:val="22"/>
              </w:rPr>
              <w:t>现场试验</w:t>
            </w:r>
          </w:p>
        </w:tc>
        <w:tc>
          <w:tcPr>
            <w:tcW w:w="1248" w:type="dxa"/>
            <w:tcMar>
              <w:left w:w="28" w:type="dxa"/>
            </w:tcMar>
            <w:vAlign w:val="center"/>
          </w:tcPr>
          <w:p w14:paraId="6DCFBD95"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50%</w:t>
            </w:r>
          </w:p>
        </w:tc>
      </w:tr>
      <w:tr w:rsidR="007054FF" w14:paraId="00F1DBE9" w14:textId="77777777">
        <w:tc>
          <w:tcPr>
            <w:tcW w:w="1103" w:type="dxa"/>
            <w:tcMar>
              <w:left w:w="28" w:type="dxa"/>
            </w:tcMar>
            <w:vAlign w:val="bottom"/>
          </w:tcPr>
          <w:p w14:paraId="4AA4AA52" w14:textId="77777777" w:rsidR="007054FF" w:rsidRDefault="00402A0C">
            <w:pPr>
              <w:jc w:val="center"/>
              <w:rPr>
                <w:color w:val="000000"/>
                <w:sz w:val="22"/>
                <w:szCs w:val="22"/>
              </w:rPr>
            </w:pPr>
            <w:r>
              <w:rPr>
                <w:rFonts w:hint="eastAsia"/>
                <w:color w:val="000000"/>
                <w:sz w:val="22"/>
                <w:szCs w:val="22"/>
              </w:rPr>
              <w:t>张晓丽</w:t>
            </w:r>
          </w:p>
        </w:tc>
        <w:tc>
          <w:tcPr>
            <w:tcW w:w="1733" w:type="dxa"/>
            <w:tcMar>
              <w:left w:w="28" w:type="dxa"/>
            </w:tcMar>
            <w:vAlign w:val="center"/>
          </w:tcPr>
          <w:p w14:paraId="2A26F058" w14:textId="77777777" w:rsidR="007054FF" w:rsidRDefault="00402A0C">
            <w:pPr>
              <w:jc w:val="center"/>
              <w:rPr>
                <w:color w:val="000000"/>
                <w:szCs w:val="21"/>
              </w:rPr>
            </w:pPr>
            <w:r>
              <w:rPr>
                <w:rFonts w:hint="eastAsia"/>
                <w:color w:val="000000"/>
                <w:szCs w:val="21"/>
              </w:rPr>
              <w:t>工程师</w:t>
            </w:r>
          </w:p>
        </w:tc>
        <w:tc>
          <w:tcPr>
            <w:tcW w:w="708" w:type="dxa"/>
            <w:tcMar>
              <w:left w:w="28" w:type="dxa"/>
            </w:tcMar>
            <w:vAlign w:val="bottom"/>
          </w:tcPr>
          <w:p w14:paraId="32DF30AB"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38</w:t>
            </w:r>
          </w:p>
        </w:tc>
        <w:tc>
          <w:tcPr>
            <w:tcW w:w="4422" w:type="dxa"/>
            <w:tcMar>
              <w:left w:w="28" w:type="dxa"/>
            </w:tcMar>
            <w:vAlign w:val="center"/>
          </w:tcPr>
          <w:p w14:paraId="375ADBA6" w14:textId="77777777" w:rsidR="007054FF" w:rsidRDefault="00402A0C">
            <w:pPr>
              <w:jc w:val="left"/>
              <w:rPr>
                <w:color w:val="000000"/>
                <w:sz w:val="22"/>
                <w:szCs w:val="22"/>
              </w:rPr>
            </w:pPr>
            <w:r>
              <w:rPr>
                <w:rFonts w:hint="eastAsia"/>
                <w:color w:val="000000"/>
                <w:sz w:val="22"/>
                <w:szCs w:val="22"/>
              </w:rPr>
              <w:t>现场试验</w:t>
            </w:r>
          </w:p>
        </w:tc>
        <w:tc>
          <w:tcPr>
            <w:tcW w:w="1248" w:type="dxa"/>
            <w:tcMar>
              <w:left w:w="28" w:type="dxa"/>
            </w:tcMar>
            <w:vAlign w:val="center"/>
          </w:tcPr>
          <w:p w14:paraId="33A94CBE"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50%</w:t>
            </w:r>
          </w:p>
        </w:tc>
      </w:tr>
      <w:tr w:rsidR="007054FF" w14:paraId="5F71F3C6" w14:textId="77777777">
        <w:tc>
          <w:tcPr>
            <w:tcW w:w="1103" w:type="dxa"/>
            <w:tcMar>
              <w:left w:w="28" w:type="dxa"/>
            </w:tcMar>
            <w:vAlign w:val="bottom"/>
          </w:tcPr>
          <w:p w14:paraId="598E26AD" w14:textId="77777777" w:rsidR="007054FF" w:rsidRDefault="00402A0C">
            <w:pPr>
              <w:jc w:val="center"/>
              <w:rPr>
                <w:color w:val="000000"/>
                <w:sz w:val="22"/>
                <w:szCs w:val="22"/>
              </w:rPr>
            </w:pPr>
            <w:r>
              <w:rPr>
                <w:rFonts w:hint="eastAsia"/>
                <w:color w:val="000000"/>
                <w:sz w:val="22"/>
                <w:szCs w:val="22"/>
              </w:rPr>
              <w:t>李华明</w:t>
            </w:r>
          </w:p>
        </w:tc>
        <w:tc>
          <w:tcPr>
            <w:tcW w:w="1733" w:type="dxa"/>
            <w:tcMar>
              <w:left w:w="28" w:type="dxa"/>
            </w:tcMar>
            <w:vAlign w:val="center"/>
          </w:tcPr>
          <w:p w14:paraId="3D6E9B0F" w14:textId="77777777" w:rsidR="007054FF" w:rsidRDefault="00402A0C">
            <w:pPr>
              <w:jc w:val="center"/>
              <w:rPr>
                <w:color w:val="000000"/>
                <w:szCs w:val="21"/>
              </w:rPr>
            </w:pPr>
            <w:r>
              <w:rPr>
                <w:rFonts w:hint="eastAsia"/>
                <w:color w:val="000000"/>
                <w:szCs w:val="21"/>
              </w:rPr>
              <w:t>工程师</w:t>
            </w:r>
          </w:p>
        </w:tc>
        <w:tc>
          <w:tcPr>
            <w:tcW w:w="708" w:type="dxa"/>
            <w:tcMar>
              <w:left w:w="28" w:type="dxa"/>
            </w:tcMar>
            <w:vAlign w:val="bottom"/>
          </w:tcPr>
          <w:p w14:paraId="573F5614"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36</w:t>
            </w:r>
          </w:p>
        </w:tc>
        <w:tc>
          <w:tcPr>
            <w:tcW w:w="4422" w:type="dxa"/>
            <w:tcMar>
              <w:left w:w="28" w:type="dxa"/>
            </w:tcMar>
            <w:vAlign w:val="center"/>
          </w:tcPr>
          <w:p w14:paraId="33D62FFB" w14:textId="77777777" w:rsidR="007054FF" w:rsidRDefault="00402A0C">
            <w:pPr>
              <w:jc w:val="left"/>
              <w:rPr>
                <w:color w:val="000000"/>
                <w:sz w:val="22"/>
                <w:szCs w:val="22"/>
              </w:rPr>
            </w:pPr>
            <w:r>
              <w:rPr>
                <w:rFonts w:hint="eastAsia"/>
                <w:color w:val="000000"/>
                <w:sz w:val="22"/>
                <w:szCs w:val="22"/>
              </w:rPr>
              <w:t>现场试验</w:t>
            </w:r>
          </w:p>
        </w:tc>
        <w:tc>
          <w:tcPr>
            <w:tcW w:w="1248" w:type="dxa"/>
            <w:tcMar>
              <w:left w:w="28" w:type="dxa"/>
            </w:tcMar>
            <w:vAlign w:val="center"/>
          </w:tcPr>
          <w:p w14:paraId="3AFB8D8B"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50%</w:t>
            </w:r>
          </w:p>
        </w:tc>
      </w:tr>
      <w:tr w:rsidR="007054FF" w14:paraId="110B1949" w14:textId="77777777">
        <w:tc>
          <w:tcPr>
            <w:tcW w:w="1103" w:type="dxa"/>
            <w:tcMar>
              <w:left w:w="28" w:type="dxa"/>
            </w:tcMar>
            <w:vAlign w:val="bottom"/>
          </w:tcPr>
          <w:p w14:paraId="31A1CA72" w14:textId="77777777" w:rsidR="007054FF" w:rsidRDefault="00402A0C">
            <w:pPr>
              <w:jc w:val="center"/>
              <w:rPr>
                <w:color w:val="000000"/>
                <w:sz w:val="22"/>
                <w:szCs w:val="22"/>
              </w:rPr>
            </w:pPr>
            <w:r>
              <w:rPr>
                <w:rFonts w:hint="eastAsia"/>
                <w:color w:val="000000"/>
                <w:sz w:val="22"/>
                <w:szCs w:val="22"/>
              </w:rPr>
              <w:t>唐斌</w:t>
            </w:r>
          </w:p>
        </w:tc>
        <w:tc>
          <w:tcPr>
            <w:tcW w:w="1733" w:type="dxa"/>
            <w:tcMar>
              <w:left w:w="28" w:type="dxa"/>
            </w:tcMar>
            <w:vAlign w:val="center"/>
          </w:tcPr>
          <w:p w14:paraId="26E05740" w14:textId="77777777" w:rsidR="007054FF" w:rsidRDefault="00402A0C">
            <w:pPr>
              <w:jc w:val="center"/>
              <w:rPr>
                <w:color w:val="000000"/>
                <w:szCs w:val="21"/>
              </w:rPr>
            </w:pPr>
            <w:r>
              <w:rPr>
                <w:rFonts w:hint="eastAsia"/>
                <w:color w:val="000000"/>
                <w:szCs w:val="21"/>
              </w:rPr>
              <w:t>工程师</w:t>
            </w:r>
          </w:p>
        </w:tc>
        <w:tc>
          <w:tcPr>
            <w:tcW w:w="708" w:type="dxa"/>
            <w:tcMar>
              <w:left w:w="28" w:type="dxa"/>
            </w:tcMar>
            <w:vAlign w:val="bottom"/>
          </w:tcPr>
          <w:p w14:paraId="077FF1F1"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36</w:t>
            </w:r>
          </w:p>
        </w:tc>
        <w:tc>
          <w:tcPr>
            <w:tcW w:w="4422" w:type="dxa"/>
            <w:tcMar>
              <w:left w:w="28" w:type="dxa"/>
            </w:tcMar>
            <w:vAlign w:val="center"/>
          </w:tcPr>
          <w:p w14:paraId="52716D29" w14:textId="77777777" w:rsidR="007054FF" w:rsidRDefault="00402A0C">
            <w:pPr>
              <w:jc w:val="left"/>
              <w:rPr>
                <w:color w:val="000000"/>
                <w:sz w:val="22"/>
                <w:szCs w:val="22"/>
              </w:rPr>
            </w:pPr>
            <w:r>
              <w:rPr>
                <w:rFonts w:hint="eastAsia"/>
                <w:color w:val="000000"/>
                <w:sz w:val="22"/>
                <w:szCs w:val="22"/>
              </w:rPr>
              <w:t>现场试验</w:t>
            </w:r>
          </w:p>
        </w:tc>
        <w:tc>
          <w:tcPr>
            <w:tcW w:w="1248" w:type="dxa"/>
            <w:tcMar>
              <w:left w:w="28" w:type="dxa"/>
            </w:tcMar>
            <w:vAlign w:val="center"/>
          </w:tcPr>
          <w:p w14:paraId="6475AA17"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50%</w:t>
            </w:r>
          </w:p>
        </w:tc>
      </w:tr>
      <w:tr w:rsidR="007054FF" w14:paraId="34B57231" w14:textId="77777777">
        <w:tc>
          <w:tcPr>
            <w:tcW w:w="1103" w:type="dxa"/>
            <w:tcMar>
              <w:left w:w="28" w:type="dxa"/>
            </w:tcMar>
            <w:vAlign w:val="bottom"/>
          </w:tcPr>
          <w:p w14:paraId="71D5D2B1" w14:textId="77777777" w:rsidR="007054FF" w:rsidRDefault="00402A0C">
            <w:pPr>
              <w:jc w:val="center"/>
              <w:rPr>
                <w:color w:val="000000"/>
                <w:sz w:val="22"/>
                <w:szCs w:val="22"/>
              </w:rPr>
            </w:pPr>
            <w:r>
              <w:rPr>
                <w:color w:val="000000"/>
                <w:sz w:val="22"/>
                <w:szCs w:val="22"/>
              </w:rPr>
              <w:t>李云丽</w:t>
            </w:r>
          </w:p>
        </w:tc>
        <w:tc>
          <w:tcPr>
            <w:tcW w:w="1733" w:type="dxa"/>
            <w:tcMar>
              <w:left w:w="28" w:type="dxa"/>
            </w:tcMar>
            <w:vAlign w:val="center"/>
          </w:tcPr>
          <w:p w14:paraId="3300D3F3" w14:textId="77777777" w:rsidR="007054FF" w:rsidRDefault="00402A0C">
            <w:pPr>
              <w:jc w:val="center"/>
              <w:rPr>
                <w:color w:val="000000"/>
                <w:szCs w:val="21"/>
              </w:rPr>
            </w:pPr>
            <w:r>
              <w:rPr>
                <w:rFonts w:hint="eastAsia"/>
                <w:color w:val="000000"/>
                <w:szCs w:val="21"/>
              </w:rPr>
              <w:t>工程师</w:t>
            </w:r>
          </w:p>
        </w:tc>
        <w:tc>
          <w:tcPr>
            <w:tcW w:w="708" w:type="dxa"/>
            <w:tcMar>
              <w:left w:w="28" w:type="dxa"/>
            </w:tcMar>
            <w:vAlign w:val="bottom"/>
          </w:tcPr>
          <w:p w14:paraId="41CFF0A9"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3</w:t>
            </w:r>
            <w:r>
              <w:rPr>
                <w:rFonts w:ascii="宋体" w:hAnsi="宋体" w:cs="宋体"/>
                <w:color w:val="000000"/>
                <w:sz w:val="22"/>
                <w:szCs w:val="22"/>
              </w:rPr>
              <w:t>8</w:t>
            </w:r>
          </w:p>
        </w:tc>
        <w:tc>
          <w:tcPr>
            <w:tcW w:w="4422" w:type="dxa"/>
            <w:tcMar>
              <w:left w:w="28" w:type="dxa"/>
            </w:tcMar>
            <w:vAlign w:val="center"/>
          </w:tcPr>
          <w:p w14:paraId="61506600" w14:textId="77777777" w:rsidR="007054FF" w:rsidRDefault="00402A0C">
            <w:pPr>
              <w:jc w:val="left"/>
              <w:rPr>
                <w:color w:val="000000"/>
                <w:sz w:val="22"/>
                <w:szCs w:val="22"/>
              </w:rPr>
            </w:pPr>
            <w:r>
              <w:rPr>
                <w:rFonts w:hint="eastAsia"/>
                <w:color w:val="000000"/>
                <w:sz w:val="22"/>
                <w:szCs w:val="22"/>
              </w:rPr>
              <w:t>现场试验</w:t>
            </w:r>
          </w:p>
        </w:tc>
        <w:tc>
          <w:tcPr>
            <w:tcW w:w="1248" w:type="dxa"/>
            <w:tcMar>
              <w:left w:w="28" w:type="dxa"/>
            </w:tcMar>
            <w:vAlign w:val="center"/>
          </w:tcPr>
          <w:p w14:paraId="6465E956"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50%</w:t>
            </w:r>
          </w:p>
        </w:tc>
      </w:tr>
      <w:tr w:rsidR="007054FF" w14:paraId="40910D94" w14:textId="77777777">
        <w:tc>
          <w:tcPr>
            <w:tcW w:w="1103" w:type="dxa"/>
            <w:tcMar>
              <w:left w:w="28" w:type="dxa"/>
            </w:tcMar>
            <w:vAlign w:val="bottom"/>
          </w:tcPr>
          <w:p w14:paraId="2FEA957F" w14:textId="77777777" w:rsidR="007054FF" w:rsidRDefault="00402A0C">
            <w:pPr>
              <w:jc w:val="center"/>
              <w:rPr>
                <w:color w:val="000000"/>
                <w:sz w:val="22"/>
                <w:szCs w:val="22"/>
              </w:rPr>
            </w:pPr>
            <w:r>
              <w:rPr>
                <w:rFonts w:hint="eastAsia"/>
                <w:color w:val="000000"/>
                <w:sz w:val="22"/>
                <w:szCs w:val="22"/>
              </w:rPr>
              <w:t>赵君</w:t>
            </w:r>
          </w:p>
        </w:tc>
        <w:tc>
          <w:tcPr>
            <w:tcW w:w="1733" w:type="dxa"/>
            <w:tcMar>
              <w:left w:w="28" w:type="dxa"/>
            </w:tcMar>
            <w:vAlign w:val="center"/>
          </w:tcPr>
          <w:p w14:paraId="5575FEDB" w14:textId="77777777" w:rsidR="007054FF" w:rsidRDefault="00402A0C">
            <w:pPr>
              <w:jc w:val="center"/>
              <w:rPr>
                <w:color w:val="000000"/>
                <w:szCs w:val="21"/>
              </w:rPr>
            </w:pPr>
            <w:r>
              <w:rPr>
                <w:rFonts w:hint="eastAsia"/>
                <w:color w:val="000000"/>
                <w:szCs w:val="21"/>
              </w:rPr>
              <w:t>工程师</w:t>
            </w:r>
          </w:p>
        </w:tc>
        <w:tc>
          <w:tcPr>
            <w:tcW w:w="708" w:type="dxa"/>
            <w:tcMar>
              <w:left w:w="28" w:type="dxa"/>
            </w:tcMar>
            <w:vAlign w:val="bottom"/>
          </w:tcPr>
          <w:p w14:paraId="2ABEE99B"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39</w:t>
            </w:r>
          </w:p>
        </w:tc>
        <w:tc>
          <w:tcPr>
            <w:tcW w:w="4422" w:type="dxa"/>
            <w:tcMar>
              <w:left w:w="28" w:type="dxa"/>
            </w:tcMar>
            <w:vAlign w:val="center"/>
          </w:tcPr>
          <w:p w14:paraId="7914B52C" w14:textId="77777777" w:rsidR="007054FF" w:rsidRDefault="00402A0C">
            <w:pPr>
              <w:jc w:val="left"/>
              <w:rPr>
                <w:color w:val="000000"/>
                <w:sz w:val="22"/>
                <w:szCs w:val="22"/>
              </w:rPr>
            </w:pPr>
            <w:r>
              <w:rPr>
                <w:rFonts w:hint="eastAsia"/>
                <w:color w:val="000000"/>
                <w:sz w:val="22"/>
                <w:szCs w:val="22"/>
              </w:rPr>
              <w:t>现场试验</w:t>
            </w:r>
          </w:p>
        </w:tc>
        <w:tc>
          <w:tcPr>
            <w:tcW w:w="1248" w:type="dxa"/>
            <w:tcMar>
              <w:left w:w="28" w:type="dxa"/>
            </w:tcMar>
            <w:vAlign w:val="center"/>
          </w:tcPr>
          <w:p w14:paraId="2A775F55" w14:textId="77777777" w:rsidR="007054FF" w:rsidRDefault="00402A0C">
            <w:pPr>
              <w:adjustRightInd w:val="0"/>
              <w:jc w:val="center"/>
              <w:rPr>
                <w:rFonts w:ascii="宋体" w:hAnsi="宋体" w:cs="宋体" w:hint="eastAsia"/>
                <w:color w:val="000000"/>
                <w:sz w:val="22"/>
                <w:szCs w:val="22"/>
              </w:rPr>
            </w:pPr>
            <w:r>
              <w:rPr>
                <w:rFonts w:ascii="宋体" w:hAnsi="宋体" w:cs="宋体" w:hint="eastAsia"/>
                <w:color w:val="000000"/>
                <w:sz w:val="22"/>
                <w:szCs w:val="22"/>
              </w:rPr>
              <w:t>50%</w:t>
            </w:r>
          </w:p>
        </w:tc>
      </w:tr>
    </w:tbl>
    <w:p w14:paraId="17C2CE78" w14:textId="77777777" w:rsidR="007054FF" w:rsidRDefault="00402A0C">
      <w:pPr>
        <w:adjustRightInd w:val="0"/>
        <w:snapToGrid w:val="0"/>
        <w:spacing w:after="120" w:line="480" w:lineRule="atLeast"/>
        <w:outlineLvl w:val="0"/>
        <w:rPr>
          <w:sz w:val="24"/>
        </w:rPr>
      </w:pPr>
      <w:r>
        <w:rPr>
          <w:rFonts w:hint="eastAsia"/>
          <w:sz w:val="24"/>
        </w:rPr>
        <w:t>注：全时率取值范围：</w:t>
      </w:r>
      <w:r>
        <w:rPr>
          <w:rFonts w:hint="eastAsia"/>
          <w:sz w:val="24"/>
        </w:rPr>
        <w:t>25%</w:t>
      </w:r>
      <w:r>
        <w:rPr>
          <w:rFonts w:hint="eastAsia"/>
          <w:sz w:val="24"/>
        </w:rPr>
        <w:t>、</w:t>
      </w:r>
      <w:r>
        <w:rPr>
          <w:rFonts w:hint="eastAsia"/>
          <w:sz w:val="24"/>
        </w:rPr>
        <w:t>50%</w:t>
      </w:r>
      <w:r>
        <w:rPr>
          <w:rFonts w:hint="eastAsia"/>
          <w:sz w:val="24"/>
        </w:rPr>
        <w:t>、</w:t>
      </w:r>
      <w:r>
        <w:rPr>
          <w:rFonts w:hint="eastAsia"/>
          <w:sz w:val="24"/>
        </w:rPr>
        <w:t>75%</w:t>
      </w:r>
      <w:r>
        <w:rPr>
          <w:rFonts w:hint="eastAsia"/>
          <w:sz w:val="24"/>
        </w:rPr>
        <w:t>、</w:t>
      </w:r>
      <w:r>
        <w:rPr>
          <w:rFonts w:hint="eastAsia"/>
          <w:sz w:val="24"/>
        </w:rPr>
        <w:t>100%</w:t>
      </w:r>
      <w:r>
        <w:rPr>
          <w:rFonts w:hint="eastAsia"/>
          <w:sz w:val="24"/>
        </w:rPr>
        <w:t>。</w:t>
      </w:r>
    </w:p>
    <w:p w14:paraId="2777940F" w14:textId="77777777" w:rsidR="007054FF" w:rsidRDefault="00402A0C">
      <w:pPr>
        <w:adjustRightInd w:val="0"/>
        <w:snapToGrid w:val="0"/>
        <w:spacing w:after="120" w:line="480" w:lineRule="atLeast"/>
        <w:outlineLvl w:val="0"/>
        <w:rPr>
          <w:sz w:val="24"/>
        </w:rPr>
      </w:pPr>
      <w:r>
        <w:rPr>
          <w:sz w:val="24"/>
        </w:rPr>
        <w:br w:type="page"/>
      </w:r>
      <w:r>
        <w:rPr>
          <w:rFonts w:hint="eastAsia"/>
          <w:b/>
          <w:sz w:val="24"/>
        </w:rPr>
        <w:lastRenderedPageBreak/>
        <w:t xml:space="preserve">6. </w:t>
      </w:r>
      <w:r>
        <w:rPr>
          <w:rFonts w:hint="eastAsia"/>
          <w:b/>
          <w:sz w:val="24"/>
        </w:rPr>
        <w:t>项目经费预算及说明</w:t>
      </w:r>
    </w:p>
    <w:tbl>
      <w:tblPr>
        <w:tblW w:w="5000" w:type="pct"/>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1808"/>
        <w:gridCol w:w="1134"/>
        <w:gridCol w:w="2266"/>
        <w:gridCol w:w="1420"/>
        <w:gridCol w:w="1277"/>
        <w:gridCol w:w="816"/>
      </w:tblGrid>
      <w:tr w:rsidR="007054FF" w14:paraId="14ED8D82" w14:textId="77777777">
        <w:trPr>
          <w:cantSplit/>
          <w:trHeight w:val="513"/>
          <w:jc w:val="center"/>
        </w:trPr>
        <w:tc>
          <w:tcPr>
            <w:tcW w:w="1687" w:type="pct"/>
            <w:gridSpan w:val="2"/>
            <w:vAlign w:val="center"/>
          </w:tcPr>
          <w:p w14:paraId="3177BB59" w14:textId="77777777" w:rsidR="007054FF" w:rsidRDefault="00402A0C">
            <w:pPr>
              <w:spacing w:line="360" w:lineRule="exact"/>
              <w:jc w:val="center"/>
              <w:rPr>
                <w:rFonts w:ascii="宋体" w:hAnsi="宋体" w:hint="eastAsia"/>
                <w:sz w:val="24"/>
              </w:rPr>
            </w:pPr>
            <w:r>
              <w:rPr>
                <w:rFonts w:ascii="宋体" w:hAnsi="宋体" w:hint="eastAsia"/>
                <w:sz w:val="24"/>
              </w:rPr>
              <w:t>经费来源预算</w:t>
            </w:r>
          </w:p>
        </w:tc>
        <w:tc>
          <w:tcPr>
            <w:tcW w:w="3313" w:type="pct"/>
            <w:gridSpan w:val="4"/>
            <w:vAlign w:val="center"/>
          </w:tcPr>
          <w:p w14:paraId="595B0C23" w14:textId="77777777" w:rsidR="007054FF" w:rsidRDefault="00402A0C">
            <w:pPr>
              <w:spacing w:line="360" w:lineRule="exact"/>
              <w:jc w:val="center"/>
              <w:rPr>
                <w:rFonts w:ascii="宋体" w:hAnsi="宋体" w:hint="eastAsia"/>
                <w:sz w:val="24"/>
              </w:rPr>
            </w:pPr>
            <w:r>
              <w:rPr>
                <w:rFonts w:ascii="宋体" w:hAnsi="宋体" w:hint="eastAsia"/>
                <w:sz w:val="24"/>
              </w:rPr>
              <w:t>经费支出预算</w:t>
            </w:r>
          </w:p>
        </w:tc>
      </w:tr>
      <w:tr w:rsidR="007054FF" w14:paraId="6EDF0017" w14:textId="77777777">
        <w:trPr>
          <w:cantSplit/>
          <w:trHeight w:val="226"/>
          <w:jc w:val="center"/>
        </w:trPr>
        <w:tc>
          <w:tcPr>
            <w:tcW w:w="1037" w:type="pct"/>
            <w:vMerge w:val="restart"/>
            <w:vAlign w:val="center"/>
          </w:tcPr>
          <w:p w14:paraId="785A7230" w14:textId="77777777" w:rsidR="007054FF" w:rsidRDefault="00402A0C">
            <w:pPr>
              <w:spacing w:line="360" w:lineRule="exact"/>
              <w:jc w:val="center"/>
              <w:rPr>
                <w:rFonts w:ascii="宋体" w:hAnsi="宋体" w:hint="eastAsia"/>
                <w:sz w:val="24"/>
              </w:rPr>
            </w:pPr>
            <w:r>
              <w:rPr>
                <w:rFonts w:ascii="宋体" w:hAnsi="宋体" w:hint="eastAsia"/>
                <w:sz w:val="24"/>
              </w:rPr>
              <w:t>科 目</w:t>
            </w:r>
          </w:p>
        </w:tc>
        <w:tc>
          <w:tcPr>
            <w:tcW w:w="650" w:type="pct"/>
            <w:vMerge w:val="restart"/>
            <w:vAlign w:val="center"/>
          </w:tcPr>
          <w:p w14:paraId="40DBA3F5" w14:textId="77777777" w:rsidR="007054FF" w:rsidRDefault="00402A0C">
            <w:pPr>
              <w:spacing w:line="360" w:lineRule="exact"/>
              <w:jc w:val="center"/>
              <w:rPr>
                <w:rFonts w:ascii="宋体" w:hAnsi="宋体" w:hint="eastAsia"/>
                <w:sz w:val="24"/>
              </w:rPr>
            </w:pPr>
            <w:r>
              <w:rPr>
                <w:rFonts w:ascii="宋体" w:hAnsi="宋体" w:hint="eastAsia"/>
                <w:sz w:val="24"/>
              </w:rPr>
              <w:t>预算数</w:t>
            </w:r>
          </w:p>
        </w:tc>
        <w:tc>
          <w:tcPr>
            <w:tcW w:w="1299" w:type="pct"/>
            <w:vMerge w:val="restart"/>
            <w:vAlign w:val="center"/>
          </w:tcPr>
          <w:p w14:paraId="452DC60B" w14:textId="77777777" w:rsidR="007054FF" w:rsidRDefault="00402A0C">
            <w:pPr>
              <w:spacing w:line="360" w:lineRule="exact"/>
              <w:jc w:val="center"/>
              <w:rPr>
                <w:rFonts w:ascii="宋体" w:hAnsi="宋体" w:hint="eastAsia"/>
                <w:sz w:val="24"/>
              </w:rPr>
            </w:pPr>
            <w:r>
              <w:rPr>
                <w:rFonts w:ascii="宋体" w:hAnsi="宋体" w:hint="eastAsia"/>
                <w:sz w:val="24"/>
              </w:rPr>
              <w:t>科 目</w:t>
            </w:r>
          </w:p>
        </w:tc>
        <w:tc>
          <w:tcPr>
            <w:tcW w:w="2014" w:type="pct"/>
            <w:gridSpan w:val="3"/>
            <w:vAlign w:val="center"/>
          </w:tcPr>
          <w:p w14:paraId="08137E40" w14:textId="77777777" w:rsidR="007054FF" w:rsidRDefault="00402A0C">
            <w:pPr>
              <w:spacing w:line="360" w:lineRule="exact"/>
              <w:jc w:val="center"/>
              <w:rPr>
                <w:rFonts w:ascii="宋体" w:hAnsi="宋体" w:hint="eastAsia"/>
                <w:spacing w:val="20"/>
                <w:sz w:val="24"/>
              </w:rPr>
            </w:pPr>
            <w:r>
              <w:rPr>
                <w:rFonts w:ascii="宋体" w:hAnsi="宋体" w:hint="eastAsia"/>
                <w:spacing w:val="20"/>
                <w:sz w:val="24"/>
              </w:rPr>
              <w:t>预算数</w:t>
            </w:r>
          </w:p>
        </w:tc>
      </w:tr>
      <w:tr w:rsidR="007054FF" w14:paraId="5E6ED51A" w14:textId="77777777">
        <w:trPr>
          <w:cantSplit/>
          <w:trHeight w:val="375"/>
          <w:jc w:val="center"/>
        </w:trPr>
        <w:tc>
          <w:tcPr>
            <w:tcW w:w="1037" w:type="pct"/>
            <w:vMerge/>
            <w:vAlign w:val="center"/>
          </w:tcPr>
          <w:p w14:paraId="7C135DF3" w14:textId="77777777" w:rsidR="007054FF" w:rsidRDefault="007054FF">
            <w:pPr>
              <w:spacing w:line="360" w:lineRule="exact"/>
              <w:ind w:firstLine="480"/>
              <w:jc w:val="center"/>
              <w:rPr>
                <w:rFonts w:ascii="宋体" w:hAnsi="宋体" w:hint="eastAsia"/>
                <w:sz w:val="24"/>
              </w:rPr>
            </w:pPr>
          </w:p>
        </w:tc>
        <w:tc>
          <w:tcPr>
            <w:tcW w:w="650" w:type="pct"/>
            <w:vMerge/>
            <w:vAlign w:val="center"/>
          </w:tcPr>
          <w:p w14:paraId="0E082D30" w14:textId="77777777" w:rsidR="007054FF" w:rsidRDefault="007054FF">
            <w:pPr>
              <w:spacing w:line="360" w:lineRule="exact"/>
              <w:ind w:firstLine="560"/>
              <w:jc w:val="center"/>
              <w:rPr>
                <w:rFonts w:ascii="宋体" w:hAnsi="宋体" w:hint="eastAsia"/>
                <w:spacing w:val="20"/>
                <w:sz w:val="24"/>
              </w:rPr>
            </w:pPr>
          </w:p>
        </w:tc>
        <w:tc>
          <w:tcPr>
            <w:tcW w:w="1299" w:type="pct"/>
            <w:vMerge/>
            <w:vAlign w:val="center"/>
          </w:tcPr>
          <w:p w14:paraId="6ABA524B" w14:textId="77777777" w:rsidR="007054FF" w:rsidRDefault="007054FF">
            <w:pPr>
              <w:spacing w:line="360" w:lineRule="exact"/>
              <w:ind w:firstLine="480"/>
              <w:jc w:val="center"/>
              <w:rPr>
                <w:rFonts w:ascii="宋体" w:hAnsi="宋体" w:hint="eastAsia"/>
                <w:sz w:val="24"/>
              </w:rPr>
            </w:pPr>
          </w:p>
        </w:tc>
        <w:tc>
          <w:tcPr>
            <w:tcW w:w="814" w:type="pct"/>
            <w:vAlign w:val="center"/>
          </w:tcPr>
          <w:p w14:paraId="08F3E882" w14:textId="77777777" w:rsidR="007054FF" w:rsidRDefault="00402A0C">
            <w:pPr>
              <w:spacing w:line="360" w:lineRule="exact"/>
              <w:jc w:val="center"/>
              <w:rPr>
                <w:rFonts w:ascii="宋体" w:hAnsi="宋体" w:hint="eastAsia"/>
                <w:spacing w:val="20"/>
                <w:sz w:val="24"/>
              </w:rPr>
            </w:pPr>
            <w:r>
              <w:rPr>
                <w:rFonts w:ascii="宋体" w:hAnsi="宋体" w:hint="eastAsia"/>
                <w:spacing w:val="20"/>
                <w:sz w:val="24"/>
              </w:rPr>
              <w:t>单位拨款</w:t>
            </w:r>
          </w:p>
        </w:tc>
        <w:tc>
          <w:tcPr>
            <w:tcW w:w="732" w:type="pct"/>
            <w:vAlign w:val="center"/>
          </w:tcPr>
          <w:p w14:paraId="102B6DDD" w14:textId="77777777" w:rsidR="007054FF" w:rsidRDefault="00402A0C">
            <w:pPr>
              <w:spacing w:line="360" w:lineRule="exact"/>
              <w:jc w:val="center"/>
              <w:rPr>
                <w:rFonts w:ascii="宋体" w:hAnsi="宋体" w:hint="eastAsia"/>
                <w:sz w:val="24"/>
              </w:rPr>
            </w:pPr>
            <w:r>
              <w:rPr>
                <w:rFonts w:ascii="宋体" w:hAnsi="宋体" w:hint="eastAsia"/>
                <w:sz w:val="24"/>
              </w:rPr>
              <w:t>其他来源</w:t>
            </w:r>
          </w:p>
        </w:tc>
        <w:tc>
          <w:tcPr>
            <w:tcW w:w="468" w:type="pct"/>
            <w:vAlign w:val="center"/>
          </w:tcPr>
          <w:p w14:paraId="6D227852" w14:textId="77777777" w:rsidR="007054FF" w:rsidRDefault="00402A0C">
            <w:pPr>
              <w:spacing w:line="360" w:lineRule="exact"/>
              <w:jc w:val="center"/>
              <w:rPr>
                <w:rFonts w:ascii="宋体" w:hAnsi="宋体" w:hint="eastAsia"/>
                <w:sz w:val="24"/>
              </w:rPr>
            </w:pPr>
            <w:r>
              <w:rPr>
                <w:rFonts w:ascii="宋体" w:hAnsi="宋体" w:hint="eastAsia"/>
                <w:sz w:val="24"/>
              </w:rPr>
              <w:t>合计</w:t>
            </w:r>
          </w:p>
        </w:tc>
      </w:tr>
      <w:tr w:rsidR="007054FF" w14:paraId="0A558A7F" w14:textId="77777777">
        <w:trPr>
          <w:trHeight w:val="585"/>
          <w:jc w:val="center"/>
        </w:trPr>
        <w:tc>
          <w:tcPr>
            <w:tcW w:w="1037" w:type="pct"/>
            <w:vAlign w:val="center"/>
          </w:tcPr>
          <w:p w14:paraId="5CF23543" w14:textId="77777777" w:rsidR="007054FF" w:rsidRDefault="00402A0C">
            <w:pPr>
              <w:spacing w:line="360" w:lineRule="exact"/>
              <w:rPr>
                <w:rFonts w:ascii="宋体" w:hAnsi="宋体" w:hint="eastAsia"/>
                <w:sz w:val="24"/>
              </w:rPr>
            </w:pPr>
            <w:r>
              <w:rPr>
                <w:rFonts w:ascii="宋体" w:hAnsi="宋体" w:hint="eastAsia"/>
                <w:sz w:val="24"/>
              </w:rPr>
              <w:t>来源预算合计</w:t>
            </w:r>
          </w:p>
        </w:tc>
        <w:tc>
          <w:tcPr>
            <w:tcW w:w="650" w:type="pct"/>
            <w:vAlign w:val="center"/>
          </w:tcPr>
          <w:p w14:paraId="52F23DFB" w14:textId="77777777" w:rsidR="007054FF" w:rsidRDefault="00402A0C">
            <w:pPr>
              <w:spacing w:line="360" w:lineRule="exact"/>
              <w:rPr>
                <w:rFonts w:ascii="宋体" w:hAnsi="宋体" w:hint="eastAsia"/>
                <w:sz w:val="24"/>
              </w:rPr>
            </w:pPr>
            <w:r>
              <w:rPr>
                <w:rFonts w:ascii="宋体" w:hAnsi="宋体"/>
                <w:sz w:val="24"/>
              </w:rPr>
              <w:t>580.0</w:t>
            </w:r>
          </w:p>
        </w:tc>
        <w:tc>
          <w:tcPr>
            <w:tcW w:w="1299" w:type="pct"/>
            <w:vAlign w:val="center"/>
          </w:tcPr>
          <w:p w14:paraId="32409C94" w14:textId="77777777" w:rsidR="007054FF" w:rsidRDefault="00402A0C">
            <w:pPr>
              <w:spacing w:line="360" w:lineRule="exact"/>
              <w:rPr>
                <w:rFonts w:ascii="宋体" w:hAnsi="宋体" w:hint="eastAsia"/>
                <w:sz w:val="24"/>
              </w:rPr>
            </w:pPr>
            <w:r>
              <w:rPr>
                <w:rFonts w:ascii="宋体" w:hAnsi="宋体" w:hint="eastAsia"/>
                <w:sz w:val="24"/>
              </w:rPr>
              <w:t>支出预算合计</w:t>
            </w:r>
          </w:p>
        </w:tc>
        <w:tc>
          <w:tcPr>
            <w:tcW w:w="814" w:type="pct"/>
          </w:tcPr>
          <w:p w14:paraId="73C39DCC" w14:textId="77777777" w:rsidR="007054FF" w:rsidRDefault="00402A0C">
            <w:pPr>
              <w:spacing w:line="360" w:lineRule="exact"/>
              <w:jc w:val="center"/>
              <w:rPr>
                <w:rFonts w:ascii="宋体" w:hAnsi="宋体" w:hint="eastAsia"/>
                <w:sz w:val="24"/>
              </w:rPr>
            </w:pPr>
            <w:del w:id="9" w:author="朋函 王" w:date="2026-04-07T14:35:00Z" w16du:dateUtc="2026-04-07T06:35:00Z">
              <w:r w:rsidDel="00842A12">
                <w:rPr>
                  <w:rFonts w:ascii="宋体" w:hAnsi="宋体" w:hint="eastAsia"/>
                  <w:sz w:val="24"/>
                </w:rPr>
                <w:delText>58</w:delText>
              </w:r>
            </w:del>
            <w:r>
              <w:rPr>
                <w:rFonts w:ascii="宋体" w:hAnsi="宋体" w:hint="eastAsia"/>
                <w:sz w:val="24"/>
              </w:rPr>
              <w:t>0</w:t>
            </w:r>
            <w:r>
              <w:rPr>
                <w:rFonts w:ascii="宋体" w:hAnsi="宋体"/>
                <w:sz w:val="24"/>
              </w:rPr>
              <w:t>.0</w:t>
            </w:r>
          </w:p>
        </w:tc>
        <w:tc>
          <w:tcPr>
            <w:tcW w:w="732" w:type="pct"/>
          </w:tcPr>
          <w:p w14:paraId="3289989E" w14:textId="346975B7" w:rsidR="007054FF" w:rsidRDefault="00842A12">
            <w:pPr>
              <w:spacing w:line="360" w:lineRule="exact"/>
              <w:jc w:val="center"/>
              <w:rPr>
                <w:rFonts w:ascii="宋体" w:hAnsi="宋体" w:hint="eastAsia"/>
                <w:sz w:val="24"/>
              </w:rPr>
            </w:pPr>
            <w:ins w:id="10" w:author="朋函 王" w:date="2026-04-07T14:35:00Z" w16du:dateUtc="2026-04-07T06:35:00Z">
              <w:r>
                <w:rPr>
                  <w:rFonts w:ascii="宋体" w:hAnsi="宋体"/>
                  <w:sz w:val="24"/>
                </w:rPr>
                <w:t>58</w:t>
              </w:r>
            </w:ins>
            <w:r w:rsidR="00402A0C">
              <w:rPr>
                <w:rFonts w:ascii="宋体" w:hAnsi="宋体" w:hint="eastAsia"/>
                <w:sz w:val="24"/>
              </w:rPr>
              <w:t>0</w:t>
            </w:r>
            <w:r w:rsidR="00402A0C">
              <w:rPr>
                <w:rFonts w:ascii="宋体" w:hAnsi="宋体"/>
                <w:sz w:val="24"/>
              </w:rPr>
              <w:t>.0</w:t>
            </w:r>
          </w:p>
        </w:tc>
        <w:tc>
          <w:tcPr>
            <w:tcW w:w="468" w:type="pct"/>
          </w:tcPr>
          <w:p w14:paraId="63B0A277" w14:textId="77777777" w:rsidR="007054FF" w:rsidRDefault="00402A0C">
            <w:pPr>
              <w:spacing w:line="360" w:lineRule="exact"/>
              <w:jc w:val="center"/>
              <w:rPr>
                <w:rFonts w:ascii="宋体" w:hAnsi="宋体" w:hint="eastAsia"/>
                <w:sz w:val="24"/>
              </w:rPr>
            </w:pPr>
            <w:r>
              <w:rPr>
                <w:rFonts w:ascii="宋体" w:hAnsi="宋体"/>
                <w:sz w:val="24"/>
              </w:rPr>
              <w:t>580.0</w:t>
            </w:r>
          </w:p>
        </w:tc>
      </w:tr>
      <w:tr w:rsidR="007054FF" w14:paraId="71F7A333" w14:textId="77777777">
        <w:trPr>
          <w:trHeight w:val="585"/>
          <w:jc w:val="center"/>
        </w:trPr>
        <w:tc>
          <w:tcPr>
            <w:tcW w:w="1037" w:type="pct"/>
            <w:vAlign w:val="center"/>
          </w:tcPr>
          <w:p w14:paraId="0EAEE6C2" w14:textId="77777777" w:rsidR="007054FF" w:rsidRDefault="00402A0C">
            <w:pPr>
              <w:spacing w:line="360" w:lineRule="exact"/>
              <w:rPr>
                <w:rFonts w:ascii="宋体" w:hAnsi="宋体" w:hint="eastAsia"/>
                <w:sz w:val="24"/>
              </w:rPr>
            </w:pPr>
            <w:r>
              <w:rPr>
                <w:rFonts w:ascii="宋体" w:hAnsi="宋体" w:hint="eastAsia"/>
                <w:sz w:val="24"/>
              </w:rPr>
              <w:t>一、单位拨款</w:t>
            </w:r>
          </w:p>
        </w:tc>
        <w:tc>
          <w:tcPr>
            <w:tcW w:w="650" w:type="pct"/>
            <w:vAlign w:val="center"/>
          </w:tcPr>
          <w:p w14:paraId="66D751ED" w14:textId="4D6970AC" w:rsidR="007054FF" w:rsidRDefault="00402A0C">
            <w:pPr>
              <w:spacing w:line="360" w:lineRule="exact"/>
              <w:rPr>
                <w:rFonts w:ascii="宋体" w:hAnsi="宋体" w:hint="eastAsia"/>
                <w:sz w:val="24"/>
              </w:rPr>
            </w:pPr>
            <w:del w:id="11" w:author="朋函 王" w:date="2026-04-07T14:35:00Z" w16du:dateUtc="2026-04-07T06:35:00Z">
              <w:r w:rsidDel="00E95B32">
                <w:rPr>
                  <w:rFonts w:ascii="宋体" w:hAnsi="宋体"/>
                  <w:sz w:val="24"/>
                </w:rPr>
                <w:delText>58</w:delText>
              </w:r>
            </w:del>
            <w:r>
              <w:rPr>
                <w:rFonts w:ascii="宋体" w:hAnsi="宋体"/>
                <w:sz w:val="24"/>
              </w:rPr>
              <w:t>0.0</w:t>
            </w:r>
          </w:p>
        </w:tc>
        <w:tc>
          <w:tcPr>
            <w:tcW w:w="1299" w:type="pct"/>
            <w:vAlign w:val="center"/>
          </w:tcPr>
          <w:p w14:paraId="6D6EECCD" w14:textId="77777777" w:rsidR="007054FF" w:rsidRDefault="00402A0C">
            <w:pPr>
              <w:spacing w:line="360" w:lineRule="exact"/>
              <w:rPr>
                <w:rFonts w:ascii="宋体" w:hAnsi="宋体" w:hint="eastAsia"/>
                <w:sz w:val="24"/>
              </w:rPr>
            </w:pPr>
            <w:r>
              <w:rPr>
                <w:rFonts w:ascii="宋体" w:hAnsi="宋体" w:hint="eastAsia"/>
                <w:sz w:val="24"/>
              </w:rPr>
              <w:t>一、直接费</w:t>
            </w:r>
          </w:p>
        </w:tc>
        <w:tc>
          <w:tcPr>
            <w:tcW w:w="814" w:type="pct"/>
          </w:tcPr>
          <w:p w14:paraId="537F7067" w14:textId="77777777" w:rsidR="007054FF" w:rsidRDefault="00402A0C">
            <w:pPr>
              <w:spacing w:line="360" w:lineRule="exact"/>
              <w:jc w:val="center"/>
              <w:rPr>
                <w:rFonts w:ascii="宋体" w:hAnsi="宋体" w:hint="eastAsia"/>
                <w:sz w:val="24"/>
              </w:rPr>
            </w:pPr>
            <w:del w:id="12" w:author="朋函 王" w:date="2026-04-07T14:35:00Z" w16du:dateUtc="2026-04-07T06:35:00Z">
              <w:r w:rsidDel="00842A12">
                <w:rPr>
                  <w:rFonts w:ascii="宋体" w:hAnsi="宋体" w:hint="eastAsia"/>
                  <w:sz w:val="24"/>
                </w:rPr>
                <w:delText>5</w:delText>
              </w:r>
              <w:r w:rsidDel="00842A12">
                <w:rPr>
                  <w:rFonts w:ascii="宋体" w:hAnsi="宋体"/>
                  <w:sz w:val="24"/>
                </w:rPr>
                <w:delText>8</w:delText>
              </w:r>
            </w:del>
            <w:r>
              <w:rPr>
                <w:rFonts w:ascii="宋体" w:hAnsi="宋体" w:hint="eastAsia"/>
                <w:sz w:val="24"/>
              </w:rPr>
              <w:t>0</w:t>
            </w:r>
            <w:r>
              <w:rPr>
                <w:rFonts w:ascii="宋体" w:hAnsi="宋体"/>
                <w:sz w:val="24"/>
              </w:rPr>
              <w:t>.0</w:t>
            </w:r>
          </w:p>
        </w:tc>
        <w:tc>
          <w:tcPr>
            <w:tcW w:w="732" w:type="pct"/>
          </w:tcPr>
          <w:p w14:paraId="5B080A0A" w14:textId="569E0DB6" w:rsidR="007054FF" w:rsidRDefault="00842A12">
            <w:pPr>
              <w:spacing w:line="360" w:lineRule="exact"/>
              <w:jc w:val="center"/>
              <w:rPr>
                <w:rFonts w:ascii="宋体" w:hAnsi="宋体" w:hint="eastAsia"/>
                <w:sz w:val="24"/>
              </w:rPr>
            </w:pPr>
            <w:ins w:id="13" w:author="朋函 王" w:date="2026-04-07T14:35:00Z" w16du:dateUtc="2026-04-07T06:35:00Z">
              <w:r>
                <w:rPr>
                  <w:rFonts w:ascii="宋体" w:hAnsi="宋体"/>
                  <w:sz w:val="24"/>
                </w:rPr>
                <w:t>58</w:t>
              </w:r>
            </w:ins>
            <w:r w:rsidR="00402A0C">
              <w:rPr>
                <w:rFonts w:ascii="宋体" w:hAnsi="宋体"/>
                <w:sz w:val="24"/>
              </w:rPr>
              <w:t>0.0</w:t>
            </w:r>
          </w:p>
        </w:tc>
        <w:tc>
          <w:tcPr>
            <w:tcW w:w="468" w:type="pct"/>
          </w:tcPr>
          <w:p w14:paraId="5E760DAE" w14:textId="77777777" w:rsidR="007054FF" w:rsidRDefault="00402A0C">
            <w:pPr>
              <w:spacing w:line="360" w:lineRule="exact"/>
              <w:jc w:val="center"/>
              <w:rPr>
                <w:rFonts w:ascii="宋体" w:hAnsi="宋体" w:hint="eastAsia"/>
                <w:sz w:val="24"/>
              </w:rPr>
            </w:pPr>
            <w:r>
              <w:rPr>
                <w:rFonts w:ascii="宋体" w:hAnsi="宋体" w:hint="eastAsia"/>
                <w:sz w:val="24"/>
              </w:rPr>
              <w:t>5</w:t>
            </w:r>
            <w:r>
              <w:rPr>
                <w:rFonts w:ascii="宋体" w:hAnsi="宋体"/>
                <w:sz w:val="24"/>
              </w:rPr>
              <w:t>8</w:t>
            </w:r>
            <w:r>
              <w:rPr>
                <w:rFonts w:ascii="宋体" w:hAnsi="宋体" w:hint="eastAsia"/>
                <w:sz w:val="24"/>
              </w:rPr>
              <w:t>0</w:t>
            </w:r>
            <w:r>
              <w:rPr>
                <w:rFonts w:ascii="宋体" w:hAnsi="宋体"/>
                <w:sz w:val="24"/>
              </w:rPr>
              <w:t>.0</w:t>
            </w:r>
          </w:p>
        </w:tc>
      </w:tr>
      <w:tr w:rsidR="007054FF" w14:paraId="1D43C4CD" w14:textId="77777777">
        <w:trPr>
          <w:trHeight w:val="585"/>
          <w:jc w:val="center"/>
        </w:trPr>
        <w:tc>
          <w:tcPr>
            <w:tcW w:w="1037" w:type="pct"/>
            <w:vAlign w:val="center"/>
          </w:tcPr>
          <w:p w14:paraId="443CD74F" w14:textId="77777777" w:rsidR="007054FF" w:rsidRDefault="00402A0C">
            <w:pPr>
              <w:spacing w:line="360" w:lineRule="exact"/>
              <w:rPr>
                <w:rFonts w:ascii="宋体" w:hAnsi="宋体" w:hint="eastAsia"/>
                <w:sz w:val="24"/>
              </w:rPr>
            </w:pPr>
            <w:r>
              <w:rPr>
                <w:rFonts w:ascii="宋体" w:hAnsi="宋体" w:hint="eastAsia"/>
                <w:sz w:val="24"/>
              </w:rPr>
              <w:t>二、其它来源</w:t>
            </w:r>
          </w:p>
        </w:tc>
        <w:tc>
          <w:tcPr>
            <w:tcW w:w="650" w:type="pct"/>
            <w:vAlign w:val="center"/>
          </w:tcPr>
          <w:p w14:paraId="6D1CCE3C" w14:textId="07360223" w:rsidR="007054FF" w:rsidRDefault="00E95B32">
            <w:pPr>
              <w:spacing w:line="360" w:lineRule="exact"/>
              <w:rPr>
                <w:rFonts w:ascii="宋体" w:hAnsi="宋体" w:hint="eastAsia"/>
                <w:sz w:val="24"/>
              </w:rPr>
            </w:pPr>
            <w:ins w:id="14" w:author="朋函 王" w:date="2026-04-07T14:35:00Z" w16du:dateUtc="2026-04-07T06:35:00Z">
              <w:r>
                <w:rPr>
                  <w:rFonts w:ascii="宋体" w:hAnsi="宋体"/>
                  <w:sz w:val="24"/>
                </w:rPr>
                <w:t>58</w:t>
              </w:r>
            </w:ins>
            <w:r w:rsidR="00402A0C">
              <w:rPr>
                <w:rFonts w:ascii="宋体" w:hAnsi="宋体"/>
                <w:sz w:val="24"/>
              </w:rPr>
              <w:t>0.0</w:t>
            </w:r>
          </w:p>
        </w:tc>
        <w:tc>
          <w:tcPr>
            <w:tcW w:w="1299" w:type="pct"/>
            <w:vAlign w:val="center"/>
          </w:tcPr>
          <w:p w14:paraId="0520BA27" w14:textId="77777777" w:rsidR="007054FF" w:rsidRDefault="00402A0C">
            <w:pPr>
              <w:spacing w:line="360" w:lineRule="exact"/>
              <w:rPr>
                <w:rFonts w:ascii="宋体" w:hAnsi="宋体" w:hint="eastAsia"/>
                <w:sz w:val="24"/>
              </w:rPr>
            </w:pPr>
            <w:r>
              <w:rPr>
                <w:rFonts w:ascii="宋体" w:hAnsi="宋体" w:hint="eastAsia"/>
                <w:sz w:val="24"/>
              </w:rPr>
              <w:t>1.人工费</w:t>
            </w:r>
          </w:p>
        </w:tc>
        <w:tc>
          <w:tcPr>
            <w:tcW w:w="814" w:type="pct"/>
          </w:tcPr>
          <w:p w14:paraId="53922270" w14:textId="77777777" w:rsidR="007054FF" w:rsidRDefault="00402A0C">
            <w:pPr>
              <w:spacing w:line="360" w:lineRule="exact"/>
              <w:jc w:val="center"/>
              <w:rPr>
                <w:rFonts w:ascii="宋体" w:hAnsi="宋体" w:hint="eastAsia"/>
                <w:sz w:val="24"/>
              </w:rPr>
            </w:pPr>
            <w:del w:id="15" w:author="朋函 王" w:date="2026-04-07T14:35:00Z" w16du:dateUtc="2026-04-07T06:35:00Z">
              <w:r w:rsidDel="00842A12">
                <w:rPr>
                  <w:rFonts w:ascii="宋体" w:hAnsi="宋体"/>
                  <w:sz w:val="24"/>
                </w:rPr>
                <w:delText>58</w:delText>
              </w:r>
            </w:del>
            <w:r>
              <w:rPr>
                <w:rFonts w:ascii="宋体" w:hAnsi="宋体"/>
                <w:sz w:val="24"/>
              </w:rPr>
              <w:t>0.0</w:t>
            </w:r>
          </w:p>
        </w:tc>
        <w:tc>
          <w:tcPr>
            <w:tcW w:w="732" w:type="pct"/>
          </w:tcPr>
          <w:p w14:paraId="28400C57" w14:textId="4C507F3E" w:rsidR="007054FF" w:rsidRDefault="00842A12">
            <w:pPr>
              <w:spacing w:line="360" w:lineRule="exact"/>
              <w:jc w:val="center"/>
              <w:rPr>
                <w:rFonts w:ascii="宋体" w:hAnsi="宋体" w:hint="eastAsia"/>
                <w:sz w:val="24"/>
              </w:rPr>
            </w:pPr>
            <w:ins w:id="16" w:author="朋函 王" w:date="2026-04-07T14:35:00Z" w16du:dateUtc="2026-04-07T06:35:00Z">
              <w:r>
                <w:rPr>
                  <w:rFonts w:ascii="宋体" w:hAnsi="宋体"/>
                  <w:sz w:val="24"/>
                </w:rPr>
                <w:t>58</w:t>
              </w:r>
            </w:ins>
            <w:r w:rsidR="00402A0C">
              <w:rPr>
                <w:rFonts w:ascii="宋体" w:hAnsi="宋体"/>
                <w:sz w:val="24"/>
              </w:rPr>
              <w:t>0.0</w:t>
            </w:r>
          </w:p>
        </w:tc>
        <w:tc>
          <w:tcPr>
            <w:tcW w:w="468" w:type="pct"/>
          </w:tcPr>
          <w:p w14:paraId="3C261D6D" w14:textId="77777777" w:rsidR="007054FF" w:rsidRDefault="00402A0C">
            <w:pPr>
              <w:spacing w:line="360" w:lineRule="exact"/>
              <w:jc w:val="center"/>
              <w:rPr>
                <w:rFonts w:ascii="宋体" w:hAnsi="宋体" w:hint="eastAsia"/>
                <w:sz w:val="24"/>
              </w:rPr>
            </w:pPr>
            <w:r>
              <w:rPr>
                <w:rFonts w:ascii="宋体" w:hAnsi="宋体"/>
                <w:sz w:val="24"/>
              </w:rPr>
              <w:t>580.0</w:t>
            </w:r>
          </w:p>
        </w:tc>
      </w:tr>
      <w:tr w:rsidR="007054FF" w14:paraId="2F8352E8" w14:textId="77777777">
        <w:trPr>
          <w:trHeight w:val="585"/>
          <w:jc w:val="center"/>
        </w:trPr>
        <w:tc>
          <w:tcPr>
            <w:tcW w:w="1037" w:type="pct"/>
            <w:vAlign w:val="center"/>
          </w:tcPr>
          <w:p w14:paraId="4BE1BD05" w14:textId="77777777" w:rsidR="007054FF" w:rsidRDefault="007054FF">
            <w:pPr>
              <w:spacing w:line="360" w:lineRule="exact"/>
              <w:rPr>
                <w:rFonts w:ascii="宋体" w:hAnsi="宋体" w:hint="eastAsia"/>
                <w:sz w:val="24"/>
              </w:rPr>
            </w:pPr>
          </w:p>
        </w:tc>
        <w:tc>
          <w:tcPr>
            <w:tcW w:w="650" w:type="pct"/>
            <w:vAlign w:val="center"/>
          </w:tcPr>
          <w:p w14:paraId="2E1D4CC6" w14:textId="77777777" w:rsidR="007054FF" w:rsidRDefault="007054FF">
            <w:pPr>
              <w:spacing w:line="360" w:lineRule="exact"/>
              <w:rPr>
                <w:rFonts w:ascii="宋体" w:hAnsi="宋体" w:hint="eastAsia"/>
                <w:sz w:val="24"/>
              </w:rPr>
            </w:pPr>
          </w:p>
        </w:tc>
        <w:tc>
          <w:tcPr>
            <w:tcW w:w="1299" w:type="pct"/>
            <w:vAlign w:val="center"/>
          </w:tcPr>
          <w:p w14:paraId="3517073F" w14:textId="77777777" w:rsidR="007054FF" w:rsidRDefault="00402A0C">
            <w:pPr>
              <w:spacing w:line="360" w:lineRule="exact"/>
              <w:rPr>
                <w:rFonts w:ascii="宋体" w:hAnsi="宋体" w:hint="eastAsia"/>
                <w:sz w:val="24"/>
              </w:rPr>
            </w:pPr>
            <w:r>
              <w:rPr>
                <w:rFonts w:ascii="宋体" w:hAnsi="宋体" w:hint="eastAsia"/>
                <w:sz w:val="24"/>
              </w:rPr>
              <w:t>2.设备费</w:t>
            </w:r>
          </w:p>
        </w:tc>
        <w:tc>
          <w:tcPr>
            <w:tcW w:w="814" w:type="pct"/>
          </w:tcPr>
          <w:p w14:paraId="4F7DC205" w14:textId="77777777" w:rsidR="007054FF" w:rsidRDefault="00402A0C">
            <w:pPr>
              <w:spacing w:line="360" w:lineRule="exact"/>
              <w:jc w:val="center"/>
              <w:rPr>
                <w:rFonts w:ascii="宋体" w:hAnsi="宋体" w:hint="eastAsia"/>
                <w:sz w:val="24"/>
              </w:rPr>
            </w:pPr>
            <w:r>
              <w:rPr>
                <w:rFonts w:ascii="宋体" w:hAnsi="宋体"/>
                <w:sz w:val="24"/>
              </w:rPr>
              <w:t>0.0</w:t>
            </w:r>
          </w:p>
        </w:tc>
        <w:tc>
          <w:tcPr>
            <w:tcW w:w="732" w:type="pct"/>
          </w:tcPr>
          <w:p w14:paraId="26891442" w14:textId="77777777" w:rsidR="007054FF" w:rsidRDefault="00402A0C">
            <w:pPr>
              <w:spacing w:line="360" w:lineRule="exact"/>
              <w:jc w:val="center"/>
              <w:rPr>
                <w:rFonts w:ascii="宋体" w:hAnsi="宋体" w:hint="eastAsia"/>
                <w:sz w:val="24"/>
              </w:rPr>
            </w:pPr>
            <w:r>
              <w:rPr>
                <w:rFonts w:ascii="宋体" w:hAnsi="宋体"/>
                <w:sz w:val="24"/>
              </w:rPr>
              <w:t>0.0</w:t>
            </w:r>
          </w:p>
        </w:tc>
        <w:tc>
          <w:tcPr>
            <w:tcW w:w="468" w:type="pct"/>
          </w:tcPr>
          <w:p w14:paraId="73DAE4AA" w14:textId="77777777" w:rsidR="007054FF" w:rsidRDefault="00402A0C">
            <w:pPr>
              <w:spacing w:line="360" w:lineRule="exact"/>
              <w:jc w:val="center"/>
              <w:rPr>
                <w:rFonts w:ascii="宋体" w:hAnsi="宋体" w:hint="eastAsia"/>
                <w:sz w:val="24"/>
              </w:rPr>
            </w:pPr>
            <w:r>
              <w:rPr>
                <w:rFonts w:ascii="宋体" w:hAnsi="宋体"/>
                <w:sz w:val="24"/>
              </w:rPr>
              <w:t>0.0</w:t>
            </w:r>
          </w:p>
        </w:tc>
      </w:tr>
      <w:tr w:rsidR="007054FF" w14:paraId="7E3021F0" w14:textId="77777777">
        <w:trPr>
          <w:trHeight w:val="585"/>
          <w:jc w:val="center"/>
        </w:trPr>
        <w:tc>
          <w:tcPr>
            <w:tcW w:w="1037" w:type="pct"/>
            <w:vAlign w:val="center"/>
          </w:tcPr>
          <w:p w14:paraId="5C105F94" w14:textId="77777777" w:rsidR="007054FF" w:rsidRDefault="007054FF">
            <w:pPr>
              <w:spacing w:line="360" w:lineRule="exact"/>
              <w:rPr>
                <w:rFonts w:ascii="宋体" w:hAnsi="宋体" w:hint="eastAsia"/>
                <w:sz w:val="24"/>
              </w:rPr>
            </w:pPr>
          </w:p>
        </w:tc>
        <w:tc>
          <w:tcPr>
            <w:tcW w:w="650" w:type="pct"/>
            <w:vAlign w:val="center"/>
          </w:tcPr>
          <w:p w14:paraId="7B2F8DAC" w14:textId="77777777" w:rsidR="007054FF" w:rsidRDefault="007054FF">
            <w:pPr>
              <w:spacing w:line="360" w:lineRule="exact"/>
              <w:rPr>
                <w:rFonts w:ascii="宋体" w:hAnsi="宋体" w:hint="eastAsia"/>
                <w:sz w:val="24"/>
              </w:rPr>
            </w:pPr>
          </w:p>
        </w:tc>
        <w:tc>
          <w:tcPr>
            <w:tcW w:w="1299" w:type="pct"/>
            <w:vAlign w:val="center"/>
          </w:tcPr>
          <w:p w14:paraId="6A5B08AD" w14:textId="77777777" w:rsidR="007054FF" w:rsidRDefault="00402A0C">
            <w:pPr>
              <w:spacing w:line="360" w:lineRule="exact"/>
              <w:rPr>
                <w:rFonts w:ascii="宋体" w:hAnsi="宋体" w:hint="eastAsia"/>
                <w:sz w:val="24"/>
              </w:rPr>
            </w:pPr>
            <w:r>
              <w:rPr>
                <w:rFonts w:ascii="宋体" w:hAnsi="宋体" w:hint="eastAsia"/>
                <w:sz w:val="24"/>
              </w:rPr>
              <w:t>3.材料费</w:t>
            </w:r>
          </w:p>
        </w:tc>
        <w:tc>
          <w:tcPr>
            <w:tcW w:w="814" w:type="pct"/>
          </w:tcPr>
          <w:p w14:paraId="4168C52A" w14:textId="77777777" w:rsidR="007054FF" w:rsidRDefault="00402A0C">
            <w:pPr>
              <w:spacing w:line="360" w:lineRule="exact"/>
              <w:jc w:val="center"/>
              <w:rPr>
                <w:rFonts w:ascii="宋体" w:hAnsi="宋体" w:hint="eastAsia"/>
                <w:sz w:val="24"/>
              </w:rPr>
            </w:pPr>
            <w:r>
              <w:rPr>
                <w:rFonts w:ascii="宋体" w:hAnsi="宋体"/>
                <w:sz w:val="24"/>
              </w:rPr>
              <w:t>0.0</w:t>
            </w:r>
          </w:p>
        </w:tc>
        <w:tc>
          <w:tcPr>
            <w:tcW w:w="732" w:type="pct"/>
          </w:tcPr>
          <w:p w14:paraId="6B60C0CF" w14:textId="77777777" w:rsidR="007054FF" w:rsidRDefault="00402A0C">
            <w:pPr>
              <w:spacing w:line="360" w:lineRule="exact"/>
              <w:jc w:val="center"/>
              <w:rPr>
                <w:rFonts w:ascii="宋体" w:hAnsi="宋体" w:hint="eastAsia"/>
                <w:sz w:val="24"/>
              </w:rPr>
            </w:pPr>
            <w:r>
              <w:rPr>
                <w:rFonts w:ascii="宋体" w:hAnsi="宋体"/>
                <w:sz w:val="24"/>
              </w:rPr>
              <w:t>0.0</w:t>
            </w:r>
          </w:p>
        </w:tc>
        <w:tc>
          <w:tcPr>
            <w:tcW w:w="468" w:type="pct"/>
          </w:tcPr>
          <w:p w14:paraId="79D1BC42" w14:textId="77777777" w:rsidR="007054FF" w:rsidRDefault="00402A0C">
            <w:pPr>
              <w:spacing w:line="360" w:lineRule="exact"/>
              <w:jc w:val="center"/>
              <w:rPr>
                <w:rFonts w:ascii="宋体" w:hAnsi="宋体" w:hint="eastAsia"/>
                <w:sz w:val="24"/>
              </w:rPr>
            </w:pPr>
            <w:r>
              <w:rPr>
                <w:rFonts w:ascii="宋体" w:hAnsi="宋体"/>
                <w:sz w:val="24"/>
              </w:rPr>
              <w:t>0.0</w:t>
            </w:r>
          </w:p>
        </w:tc>
      </w:tr>
      <w:tr w:rsidR="007054FF" w14:paraId="15A0BE98" w14:textId="77777777">
        <w:trPr>
          <w:trHeight w:val="585"/>
          <w:jc w:val="center"/>
        </w:trPr>
        <w:tc>
          <w:tcPr>
            <w:tcW w:w="1037" w:type="pct"/>
            <w:vAlign w:val="center"/>
          </w:tcPr>
          <w:p w14:paraId="1792FF08" w14:textId="77777777" w:rsidR="007054FF" w:rsidRDefault="007054FF">
            <w:pPr>
              <w:spacing w:line="360" w:lineRule="exact"/>
              <w:rPr>
                <w:rFonts w:ascii="宋体" w:hAnsi="宋体" w:hint="eastAsia"/>
                <w:sz w:val="24"/>
              </w:rPr>
            </w:pPr>
          </w:p>
        </w:tc>
        <w:tc>
          <w:tcPr>
            <w:tcW w:w="650" w:type="pct"/>
            <w:vAlign w:val="center"/>
          </w:tcPr>
          <w:p w14:paraId="7D4E9FB5" w14:textId="77777777" w:rsidR="007054FF" w:rsidRDefault="007054FF">
            <w:pPr>
              <w:spacing w:line="360" w:lineRule="exact"/>
              <w:rPr>
                <w:rFonts w:ascii="宋体" w:hAnsi="宋体" w:hint="eastAsia"/>
                <w:sz w:val="24"/>
              </w:rPr>
            </w:pPr>
          </w:p>
        </w:tc>
        <w:tc>
          <w:tcPr>
            <w:tcW w:w="1299" w:type="pct"/>
            <w:vAlign w:val="center"/>
          </w:tcPr>
          <w:p w14:paraId="4C51DFBC" w14:textId="77777777" w:rsidR="007054FF" w:rsidRDefault="00402A0C">
            <w:pPr>
              <w:spacing w:line="360" w:lineRule="exact"/>
              <w:rPr>
                <w:rFonts w:ascii="宋体" w:hAnsi="宋体" w:hint="eastAsia"/>
                <w:sz w:val="24"/>
              </w:rPr>
            </w:pPr>
            <w:r>
              <w:rPr>
                <w:rFonts w:ascii="宋体" w:hAnsi="宋体" w:hint="eastAsia"/>
                <w:sz w:val="24"/>
              </w:rPr>
              <w:t>4.测试化验加工费</w:t>
            </w:r>
          </w:p>
        </w:tc>
        <w:tc>
          <w:tcPr>
            <w:tcW w:w="814" w:type="pct"/>
          </w:tcPr>
          <w:p w14:paraId="7C01083C" w14:textId="77777777" w:rsidR="007054FF" w:rsidRDefault="00402A0C">
            <w:pPr>
              <w:spacing w:line="360" w:lineRule="exact"/>
              <w:jc w:val="center"/>
              <w:rPr>
                <w:rFonts w:ascii="宋体" w:hAnsi="宋体" w:hint="eastAsia"/>
                <w:sz w:val="24"/>
              </w:rPr>
            </w:pPr>
            <w:r>
              <w:rPr>
                <w:rFonts w:ascii="宋体" w:hAnsi="宋体"/>
                <w:sz w:val="24"/>
              </w:rPr>
              <w:t>0.0</w:t>
            </w:r>
          </w:p>
        </w:tc>
        <w:tc>
          <w:tcPr>
            <w:tcW w:w="732" w:type="pct"/>
          </w:tcPr>
          <w:p w14:paraId="4EA5D6F0" w14:textId="77777777" w:rsidR="007054FF" w:rsidRDefault="00402A0C">
            <w:pPr>
              <w:spacing w:line="360" w:lineRule="exact"/>
              <w:jc w:val="center"/>
              <w:rPr>
                <w:rFonts w:ascii="宋体" w:hAnsi="宋体" w:hint="eastAsia"/>
                <w:sz w:val="24"/>
              </w:rPr>
            </w:pPr>
            <w:r>
              <w:rPr>
                <w:rFonts w:ascii="宋体" w:hAnsi="宋体"/>
                <w:sz w:val="24"/>
              </w:rPr>
              <w:t>0.0</w:t>
            </w:r>
          </w:p>
        </w:tc>
        <w:tc>
          <w:tcPr>
            <w:tcW w:w="468" w:type="pct"/>
          </w:tcPr>
          <w:p w14:paraId="4B3399D1" w14:textId="77777777" w:rsidR="007054FF" w:rsidRDefault="00402A0C">
            <w:pPr>
              <w:spacing w:line="360" w:lineRule="exact"/>
              <w:jc w:val="center"/>
              <w:rPr>
                <w:rFonts w:ascii="宋体" w:hAnsi="宋体" w:hint="eastAsia"/>
                <w:sz w:val="24"/>
              </w:rPr>
            </w:pPr>
            <w:r>
              <w:rPr>
                <w:rFonts w:ascii="宋体" w:hAnsi="宋体"/>
                <w:sz w:val="24"/>
              </w:rPr>
              <w:t>0.0</w:t>
            </w:r>
          </w:p>
        </w:tc>
      </w:tr>
      <w:tr w:rsidR="007054FF" w14:paraId="00D5E2B8" w14:textId="77777777">
        <w:trPr>
          <w:trHeight w:val="585"/>
          <w:jc w:val="center"/>
        </w:trPr>
        <w:tc>
          <w:tcPr>
            <w:tcW w:w="1037" w:type="pct"/>
            <w:vAlign w:val="center"/>
          </w:tcPr>
          <w:p w14:paraId="52BC94A0" w14:textId="77777777" w:rsidR="007054FF" w:rsidRDefault="007054FF">
            <w:pPr>
              <w:spacing w:line="360" w:lineRule="exact"/>
              <w:rPr>
                <w:rFonts w:ascii="宋体" w:hAnsi="宋体" w:hint="eastAsia"/>
                <w:sz w:val="24"/>
              </w:rPr>
            </w:pPr>
          </w:p>
        </w:tc>
        <w:tc>
          <w:tcPr>
            <w:tcW w:w="650" w:type="pct"/>
            <w:vAlign w:val="center"/>
          </w:tcPr>
          <w:p w14:paraId="279E9BF0" w14:textId="77777777" w:rsidR="007054FF" w:rsidRDefault="007054FF">
            <w:pPr>
              <w:spacing w:line="360" w:lineRule="exact"/>
              <w:rPr>
                <w:rFonts w:ascii="宋体" w:hAnsi="宋体" w:hint="eastAsia"/>
                <w:sz w:val="24"/>
              </w:rPr>
            </w:pPr>
          </w:p>
        </w:tc>
        <w:tc>
          <w:tcPr>
            <w:tcW w:w="1299" w:type="pct"/>
            <w:vAlign w:val="center"/>
          </w:tcPr>
          <w:p w14:paraId="0AD1098D" w14:textId="77777777" w:rsidR="007054FF" w:rsidRDefault="00402A0C">
            <w:pPr>
              <w:spacing w:line="360" w:lineRule="exact"/>
              <w:rPr>
                <w:rFonts w:ascii="宋体" w:hAnsi="宋体" w:hint="eastAsia"/>
                <w:sz w:val="24"/>
              </w:rPr>
            </w:pPr>
            <w:r>
              <w:rPr>
                <w:rFonts w:ascii="宋体" w:hAnsi="宋体" w:hint="eastAsia"/>
                <w:sz w:val="24"/>
              </w:rPr>
              <w:t>5.燃料动力费</w:t>
            </w:r>
          </w:p>
        </w:tc>
        <w:tc>
          <w:tcPr>
            <w:tcW w:w="814" w:type="pct"/>
          </w:tcPr>
          <w:p w14:paraId="10682504" w14:textId="77777777" w:rsidR="007054FF" w:rsidRDefault="00402A0C">
            <w:pPr>
              <w:spacing w:line="360" w:lineRule="exact"/>
              <w:jc w:val="center"/>
              <w:rPr>
                <w:rFonts w:ascii="宋体" w:hAnsi="宋体" w:hint="eastAsia"/>
                <w:sz w:val="24"/>
              </w:rPr>
            </w:pPr>
            <w:r>
              <w:rPr>
                <w:rFonts w:ascii="宋体" w:hAnsi="宋体"/>
                <w:sz w:val="24"/>
              </w:rPr>
              <w:t>0.0</w:t>
            </w:r>
          </w:p>
        </w:tc>
        <w:tc>
          <w:tcPr>
            <w:tcW w:w="732" w:type="pct"/>
          </w:tcPr>
          <w:p w14:paraId="0660C62D" w14:textId="77777777" w:rsidR="007054FF" w:rsidRDefault="00402A0C">
            <w:pPr>
              <w:spacing w:line="360" w:lineRule="exact"/>
              <w:jc w:val="center"/>
              <w:rPr>
                <w:rFonts w:ascii="宋体" w:hAnsi="宋体" w:hint="eastAsia"/>
                <w:sz w:val="24"/>
              </w:rPr>
            </w:pPr>
            <w:r>
              <w:rPr>
                <w:rFonts w:ascii="宋体" w:hAnsi="宋体"/>
                <w:sz w:val="24"/>
              </w:rPr>
              <w:t>0.0</w:t>
            </w:r>
          </w:p>
        </w:tc>
        <w:tc>
          <w:tcPr>
            <w:tcW w:w="468" w:type="pct"/>
          </w:tcPr>
          <w:p w14:paraId="499F56E8" w14:textId="77777777" w:rsidR="007054FF" w:rsidRDefault="00402A0C">
            <w:pPr>
              <w:spacing w:line="360" w:lineRule="exact"/>
              <w:jc w:val="center"/>
              <w:rPr>
                <w:rFonts w:ascii="宋体" w:hAnsi="宋体" w:hint="eastAsia"/>
                <w:sz w:val="24"/>
              </w:rPr>
            </w:pPr>
            <w:r>
              <w:rPr>
                <w:rFonts w:ascii="宋体" w:hAnsi="宋体"/>
                <w:sz w:val="24"/>
              </w:rPr>
              <w:t>0.0</w:t>
            </w:r>
          </w:p>
        </w:tc>
      </w:tr>
      <w:tr w:rsidR="007054FF" w14:paraId="5D270028" w14:textId="77777777">
        <w:trPr>
          <w:trHeight w:val="585"/>
          <w:jc w:val="center"/>
        </w:trPr>
        <w:tc>
          <w:tcPr>
            <w:tcW w:w="1037" w:type="pct"/>
            <w:vAlign w:val="center"/>
          </w:tcPr>
          <w:p w14:paraId="2867578E" w14:textId="77777777" w:rsidR="007054FF" w:rsidRDefault="007054FF">
            <w:pPr>
              <w:spacing w:line="360" w:lineRule="exact"/>
              <w:rPr>
                <w:rFonts w:ascii="宋体" w:hAnsi="宋体" w:hint="eastAsia"/>
                <w:sz w:val="24"/>
              </w:rPr>
            </w:pPr>
          </w:p>
        </w:tc>
        <w:tc>
          <w:tcPr>
            <w:tcW w:w="650" w:type="pct"/>
            <w:vAlign w:val="center"/>
          </w:tcPr>
          <w:p w14:paraId="1F96AA98" w14:textId="77777777" w:rsidR="007054FF" w:rsidRDefault="007054FF">
            <w:pPr>
              <w:spacing w:line="360" w:lineRule="exact"/>
              <w:rPr>
                <w:rFonts w:ascii="宋体" w:hAnsi="宋体" w:hint="eastAsia"/>
                <w:sz w:val="24"/>
              </w:rPr>
            </w:pPr>
          </w:p>
        </w:tc>
        <w:tc>
          <w:tcPr>
            <w:tcW w:w="1299" w:type="pct"/>
            <w:vAlign w:val="center"/>
          </w:tcPr>
          <w:p w14:paraId="721B5D8C" w14:textId="77777777" w:rsidR="007054FF" w:rsidRDefault="00402A0C">
            <w:pPr>
              <w:spacing w:line="360" w:lineRule="exact"/>
              <w:rPr>
                <w:rFonts w:ascii="宋体" w:hAnsi="宋体" w:hint="eastAsia"/>
                <w:sz w:val="24"/>
              </w:rPr>
            </w:pPr>
            <w:r>
              <w:rPr>
                <w:rFonts w:ascii="宋体" w:hAnsi="宋体" w:hint="eastAsia"/>
                <w:sz w:val="24"/>
              </w:rPr>
              <w:t>6.差旅费/会议费/国际合作交流费</w:t>
            </w:r>
          </w:p>
        </w:tc>
        <w:tc>
          <w:tcPr>
            <w:tcW w:w="814" w:type="pct"/>
          </w:tcPr>
          <w:p w14:paraId="1EE0C1A1" w14:textId="77777777" w:rsidR="007054FF" w:rsidRDefault="00402A0C">
            <w:pPr>
              <w:spacing w:line="360" w:lineRule="exact"/>
              <w:jc w:val="center"/>
              <w:rPr>
                <w:rFonts w:ascii="宋体" w:hAnsi="宋体" w:hint="eastAsia"/>
                <w:sz w:val="24"/>
              </w:rPr>
            </w:pPr>
            <w:r>
              <w:rPr>
                <w:rFonts w:ascii="宋体" w:hAnsi="宋体"/>
                <w:sz w:val="24"/>
              </w:rPr>
              <w:t>0.0</w:t>
            </w:r>
          </w:p>
        </w:tc>
        <w:tc>
          <w:tcPr>
            <w:tcW w:w="732" w:type="pct"/>
          </w:tcPr>
          <w:p w14:paraId="2F70FFCD" w14:textId="77777777" w:rsidR="007054FF" w:rsidRDefault="00402A0C">
            <w:pPr>
              <w:spacing w:line="360" w:lineRule="exact"/>
              <w:jc w:val="center"/>
              <w:rPr>
                <w:rFonts w:ascii="宋体" w:hAnsi="宋体" w:hint="eastAsia"/>
                <w:sz w:val="24"/>
              </w:rPr>
            </w:pPr>
            <w:r>
              <w:rPr>
                <w:rFonts w:ascii="宋体" w:hAnsi="宋体"/>
                <w:sz w:val="24"/>
              </w:rPr>
              <w:t>0.0</w:t>
            </w:r>
          </w:p>
        </w:tc>
        <w:tc>
          <w:tcPr>
            <w:tcW w:w="468" w:type="pct"/>
          </w:tcPr>
          <w:p w14:paraId="1D122BCC" w14:textId="77777777" w:rsidR="007054FF" w:rsidRDefault="00402A0C">
            <w:pPr>
              <w:spacing w:line="360" w:lineRule="exact"/>
              <w:jc w:val="center"/>
              <w:rPr>
                <w:rFonts w:ascii="宋体" w:hAnsi="宋体" w:hint="eastAsia"/>
                <w:sz w:val="24"/>
              </w:rPr>
            </w:pPr>
            <w:r>
              <w:rPr>
                <w:rFonts w:ascii="宋体" w:hAnsi="宋体"/>
                <w:sz w:val="24"/>
              </w:rPr>
              <w:t>0.0</w:t>
            </w:r>
          </w:p>
        </w:tc>
      </w:tr>
      <w:tr w:rsidR="007054FF" w14:paraId="3633CB6A" w14:textId="77777777">
        <w:trPr>
          <w:trHeight w:val="585"/>
          <w:jc w:val="center"/>
        </w:trPr>
        <w:tc>
          <w:tcPr>
            <w:tcW w:w="1037" w:type="pct"/>
            <w:vAlign w:val="center"/>
          </w:tcPr>
          <w:p w14:paraId="3C3DF093" w14:textId="77777777" w:rsidR="007054FF" w:rsidRDefault="007054FF">
            <w:pPr>
              <w:spacing w:line="360" w:lineRule="exact"/>
              <w:rPr>
                <w:rFonts w:ascii="宋体" w:hAnsi="宋体" w:hint="eastAsia"/>
                <w:sz w:val="24"/>
              </w:rPr>
            </w:pPr>
          </w:p>
        </w:tc>
        <w:tc>
          <w:tcPr>
            <w:tcW w:w="650" w:type="pct"/>
            <w:vAlign w:val="center"/>
          </w:tcPr>
          <w:p w14:paraId="2F42FC6A" w14:textId="77777777" w:rsidR="007054FF" w:rsidRDefault="007054FF">
            <w:pPr>
              <w:spacing w:line="360" w:lineRule="exact"/>
              <w:rPr>
                <w:rFonts w:ascii="宋体" w:hAnsi="宋体" w:hint="eastAsia"/>
                <w:sz w:val="24"/>
              </w:rPr>
            </w:pPr>
          </w:p>
        </w:tc>
        <w:tc>
          <w:tcPr>
            <w:tcW w:w="1299" w:type="pct"/>
            <w:vAlign w:val="center"/>
          </w:tcPr>
          <w:p w14:paraId="37DA2D26" w14:textId="77777777" w:rsidR="007054FF" w:rsidRDefault="00402A0C">
            <w:pPr>
              <w:spacing w:line="360" w:lineRule="exact"/>
              <w:rPr>
                <w:rFonts w:ascii="宋体" w:hAnsi="宋体" w:hint="eastAsia"/>
                <w:sz w:val="24"/>
              </w:rPr>
            </w:pPr>
            <w:r>
              <w:rPr>
                <w:rFonts w:ascii="宋体" w:hAnsi="宋体" w:hint="eastAsia"/>
                <w:sz w:val="24"/>
              </w:rPr>
              <w:t>7.出版/文献/信息传播/知识产权事务费</w:t>
            </w:r>
          </w:p>
        </w:tc>
        <w:tc>
          <w:tcPr>
            <w:tcW w:w="814" w:type="pct"/>
          </w:tcPr>
          <w:p w14:paraId="4802DEF3" w14:textId="77777777" w:rsidR="007054FF" w:rsidRDefault="00402A0C">
            <w:pPr>
              <w:spacing w:line="360" w:lineRule="exact"/>
              <w:jc w:val="center"/>
              <w:rPr>
                <w:rFonts w:ascii="宋体" w:hAnsi="宋体" w:hint="eastAsia"/>
                <w:sz w:val="24"/>
              </w:rPr>
            </w:pPr>
            <w:r>
              <w:rPr>
                <w:rFonts w:ascii="宋体" w:hAnsi="宋体"/>
                <w:sz w:val="24"/>
              </w:rPr>
              <w:t>0.0</w:t>
            </w:r>
          </w:p>
        </w:tc>
        <w:tc>
          <w:tcPr>
            <w:tcW w:w="732" w:type="pct"/>
          </w:tcPr>
          <w:p w14:paraId="312FE971" w14:textId="77777777" w:rsidR="007054FF" w:rsidRDefault="00402A0C">
            <w:pPr>
              <w:spacing w:line="360" w:lineRule="exact"/>
              <w:jc w:val="center"/>
              <w:rPr>
                <w:rFonts w:ascii="宋体" w:hAnsi="宋体" w:hint="eastAsia"/>
                <w:sz w:val="24"/>
              </w:rPr>
            </w:pPr>
            <w:r>
              <w:rPr>
                <w:rFonts w:ascii="宋体" w:hAnsi="宋体"/>
                <w:sz w:val="24"/>
              </w:rPr>
              <w:t>0.0</w:t>
            </w:r>
          </w:p>
        </w:tc>
        <w:tc>
          <w:tcPr>
            <w:tcW w:w="468" w:type="pct"/>
          </w:tcPr>
          <w:p w14:paraId="161B73BD" w14:textId="77777777" w:rsidR="007054FF" w:rsidRDefault="00402A0C">
            <w:pPr>
              <w:spacing w:line="360" w:lineRule="exact"/>
              <w:jc w:val="center"/>
              <w:rPr>
                <w:rFonts w:ascii="宋体" w:hAnsi="宋体" w:hint="eastAsia"/>
                <w:sz w:val="24"/>
              </w:rPr>
            </w:pPr>
            <w:r>
              <w:rPr>
                <w:rFonts w:ascii="宋体" w:hAnsi="宋体"/>
                <w:sz w:val="24"/>
              </w:rPr>
              <w:t>0.0</w:t>
            </w:r>
          </w:p>
        </w:tc>
      </w:tr>
      <w:tr w:rsidR="007054FF" w14:paraId="472343FC" w14:textId="77777777">
        <w:trPr>
          <w:trHeight w:val="585"/>
          <w:jc w:val="center"/>
        </w:trPr>
        <w:tc>
          <w:tcPr>
            <w:tcW w:w="1037" w:type="pct"/>
            <w:vAlign w:val="center"/>
          </w:tcPr>
          <w:p w14:paraId="7C0F6C5C" w14:textId="77777777" w:rsidR="007054FF" w:rsidRDefault="007054FF">
            <w:pPr>
              <w:spacing w:line="360" w:lineRule="exact"/>
              <w:rPr>
                <w:rFonts w:ascii="宋体" w:hAnsi="宋体" w:hint="eastAsia"/>
                <w:sz w:val="24"/>
              </w:rPr>
            </w:pPr>
          </w:p>
        </w:tc>
        <w:tc>
          <w:tcPr>
            <w:tcW w:w="650" w:type="pct"/>
            <w:vAlign w:val="center"/>
          </w:tcPr>
          <w:p w14:paraId="76BCF0DE" w14:textId="77777777" w:rsidR="007054FF" w:rsidRDefault="007054FF">
            <w:pPr>
              <w:spacing w:line="360" w:lineRule="exact"/>
              <w:rPr>
                <w:rFonts w:ascii="宋体" w:hAnsi="宋体" w:hint="eastAsia"/>
                <w:sz w:val="24"/>
              </w:rPr>
            </w:pPr>
          </w:p>
        </w:tc>
        <w:tc>
          <w:tcPr>
            <w:tcW w:w="1299" w:type="pct"/>
            <w:vAlign w:val="center"/>
          </w:tcPr>
          <w:p w14:paraId="497160C5" w14:textId="77777777" w:rsidR="007054FF" w:rsidRDefault="00402A0C">
            <w:pPr>
              <w:spacing w:line="360" w:lineRule="exact"/>
              <w:rPr>
                <w:rFonts w:ascii="宋体" w:hAnsi="宋体" w:hint="eastAsia"/>
                <w:sz w:val="24"/>
              </w:rPr>
            </w:pPr>
            <w:r>
              <w:rPr>
                <w:rFonts w:ascii="宋体" w:hAnsi="宋体" w:hint="eastAsia"/>
                <w:sz w:val="24"/>
              </w:rPr>
              <w:t>8.专家咨询费</w:t>
            </w:r>
          </w:p>
        </w:tc>
        <w:tc>
          <w:tcPr>
            <w:tcW w:w="814" w:type="pct"/>
          </w:tcPr>
          <w:p w14:paraId="1D9A439B" w14:textId="77777777" w:rsidR="007054FF" w:rsidRDefault="00402A0C">
            <w:pPr>
              <w:spacing w:line="360" w:lineRule="exact"/>
              <w:jc w:val="center"/>
              <w:rPr>
                <w:rFonts w:ascii="宋体" w:hAnsi="宋体" w:hint="eastAsia"/>
                <w:sz w:val="24"/>
              </w:rPr>
            </w:pPr>
            <w:r>
              <w:rPr>
                <w:rFonts w:ascii="宋体" w:hAnsi="宋体"/>
                <w:sz w:val="24"/>
              </w:rPr>
              <w:t>0.0</w:t>
            </w:r>
          </w:p>
        </w:tc>
        <w:tc>
          <w:tcPr>
            <w:tcW w:w="732" w:type="pct"/>
          </w:tcPr>
          <w:p w14:paraId="42204336" w14:textId="77777777" w:rsidR="007054FF" w:rsidRDefault="00402A0C">
            <w:pPr>
              <w:spacing w:line="360" w:lineRule="exact"/>
              <w:jc w:val="center"/>
              <w:rPr>
                <w:rFonts w:ascii="宋体" w:hAnsi="宋体" w:hint="eastAsia"/>
                <w:sz w:val="24"/>
              </w:rPr>
            </w:pPr>
            <w:r>
              <w:rPr>
                <w:rFonts w:ascii="宋体" w:hAnsi="宋体"/>
                <w:sz w:val="24"/>
              </w:rPr>
              <w:t>0.0</w:t>
            </w:r>
          </w:p>
        </w:tc>
        <w:tc>
          <w:tcPr>
            <w:tcW w:w="468" w:type="pct"/>
          </w:tcPr>
          <w:p w14:paraId="6ABF4768" w14:textId="77777777" w:rsidR="007054FF" w:rsidRDefault="00402A0C">
            <w:pPr>
              <w:spacing w:line="360" w:lineRule="exact"/>
              <w:jc w:val="center"/>
              <w:rPr>
                <w:rFonts w:ascii="宋体" w:hAnsi="宋体" w:hint="eastAsia"/>
                <w:sz w:val="24"/>
              </w:rPr>
            </w:pPr>
            <w:r>
              <w:rPr>
                <w:rFonts w:ascii="宋体" w:hAnsi="宋体"/>
                <w:sz w:val="24"/>
              </w:rPr>
              <w:t>0.0</w:t>
            </w:r>
          </w:p>
        </w:tc>
      </w:tr>
      <w:tr w:rsidR="007054FF" w14:paraId="7C127CD5" w14:textId="77777777">
        <w:trPr>
          <w:trHeight w:val="585"/>
          <w:jc w:val="center"/>
        </w:trPr>
        <w:tc>
          <w:tcPr>
            <w:tcW w:w="1037" w:type="pct"/>
            <w:vAlign w:val="center"/>
          </w:tcPr>
          <w:p w14:paraId="2EF40745" w14:textId="77777777" w:rsidR="007054FF" w:rsidRDefault="007054FF">
            <w:pPr>
              <w:spacing w:line="360" w:lineRule="exact"/>
              <w:rPr>
                <w:rFonts w:ascii="宋体" w:hAnsi="宋体" w:hint="eastAsia"/>
                <w:sz w:val="24"/>
              </w:rPr>
            </w:pPr>
          </w:p>
        </w:tc>
        <w:tc>
          <w:tcPr>
            <w:tcW w:w="650" w:type="pct"/>
            <w:vAlign w:val="center"/>
          </w:tcPr>
          <w:p w14:paraId="62C7AB0B" w14:textId="77777777" w:rsidR="007054FF" w:rsidRDefault="007054FF">
            <w:pPr>
              <w:spacing w:line="360" w:lineRule="exact"/>
              <w:rPr>
                <w:rFonts w:ascii="宋体" w:hAnsi="宋体" w:hint="eastAsia"/>
                <w:sz w:val="24"/>
              </w:rPr>
            </w:pPr>
          </w:p>
        </w:tc>
        <w:tc>
          <w:tcPr>
            <w:tcW w:w="1299" w:type="pct"/>
            <w:vAlign w:val="center"/>
          </w:tcPr>
          <w:p w14:paraId="20F9C20E" w14:textId="77777777" w:rsidR="007054FF" w:rsidRDefault="00402A0C">
            <w:pPr>
              <w:spacing w:line="360" w:lineRule="exact"/>
              <w:rPr>
                <w:rFonts w:ascii="宋体" w:hAnsi="宋体" w:hint="eastAsia"/>
                <w:sz w:val="24"/>
              </w:rPr>
            </w:pPr>
            <w:r>
              <w:rPr>
                <w:rFonts w:ascii="宋体" w:hAnsi="宋体" w:hint="eastAsia"/>
                <w:sz w:val="24"/>
              </w:rPr>
              <w:t>二、间接费</w:t>
            </w:r>
          </w:p>
        </w:tc>
        <w:tc>
          <w:tcPr>
            <w:tcW w:w="814" w:type="pct"/>
          </w:tcPr>
          <w:p w14:paraId="28964CA2" w14:textId="77777777" w:rsidR="007054FF" w:rsidRDefault="00402A0C">
            <w:pPr>
              <w:spacing w:line="360" w:lineRule="exact"/>
              <w:jc w:val="center"/>
              <w:rPr>
                <w:rFonts w:ascii="宋体" w:hAnsi="宋体" w:hint="eastAsia"/>
                <w:sz w:val="24"/>
              </w:rPr>
            </w:pPr>
            <w:r>
              <w:rPr>
                <w:rFonts w:ascii="宋体" w:hAnsi="宋体"/>
                <w:sz w:val="24"/>
              </w:rPr>
              <w:t>0.0</w:t>
            </w:r>
          </w:p>
        </w:tc>
        <w:tc>
          <w:tcPr>
            <w:tcW w:w="732" w:type="pct"/>
          </w:tcPr>
          <w:p w14:paraId="2906A983" w14:textId="77777777" w:rsidR="007054FF" w:rsidRDefault="00402A0C">
            <w:pPr>
              <w:spacing w:line="360" w:lineRule="exact"/>
              <w:jc w:val="center"/>
              <w:rPr>
                <w:rFonts w:ascii="宋体" w:hAnsi="宋体" w:hint="eastAsia"/>
                <w:sz w:val="24"/>
              </w:rPr>
            </w:pPr>
            <w:r>
              <w:rPr>
                <w:rFonts w:ascii="宋体" w:hAnsi="宋体" w:hint="eastAsia"/>
                <w:sz w:val="24"/>
              </w:rPr>
              <w:t>0</w:t>
            </w:r>
            <w:r>
              <w:rPr>
                <w:rFonts w:ascii="宋体" w:hAnsi="宋体"/>
                <w:sz w:val="24"/>
              </w:rPr>
              <w:t>.0</w:t>
            </w:r>
          </w:p>
        </w:tc>
        <w:tc>
          <w:tcPr>
            <w:tcW w:w="468" w:type="pct"/>
          </w:tcPr>
          <w:p w14:paraId="7FA1C514" w14:textId="77777777" w:rsidR="007054FF" w:rsidRDefault="00402A0C">
            <w:pPr>
              <w:spacing w:line="360" w:lineRule="exact"/>
              <w:jc w:val="center"/>
              <w:rPr>
                <w:rFonts w:ascii="宋体" w:hAnsi="宋体" w:hint="eastAsia"/>
                <w:sz w:val="24"/>
              </w:rPr>
            </w:pPr>
            <w:r>
              <w:rPr>
                <w:rFonts w:ascii="宋体" w:hAnsi="宋体"/>
                <w:sz w:val="24"/>
              </w:rPr>
              <w:t>0.0</w:t>
            </w:r>
          </w:p>
        </w:tc>
      </w:tr>
      <w:tr w:rsidR="007054FF" w14:paraId="2E1BEFD4" w14:textId="77777777">
        <w:trPr>
          <w:trHeight w:val="585"/>
          <w:jc w:val="center"/>
        </w:trPr>
        <w:tc>
          <w:tcPr>
            <w:tcW w:w="1037" w:type="pct"/>
            <w:vAlign w:val="center"/>
          </w:tcPr>
          <w:p w14:paraId="6C4BFF39" w14:textId="77777777" w:rsidR="007054FF" w:rsidRDefault="007054FF">
            <w:pPr>
              <w:spacing w:line="360" w:lineRule="exact"/>
              <w:rPr>
                <w:rFonts w:ascii="宋体" w:hAnsi="宋体" w:hint="eastAsia"/>
                <w:sz w:val="24"/>
              </w:rPr>
            </w:pPr>
          </w:p>
        </w:tc>
        <w:tc>
          <w:tcPr>
            <w:tcW w:w="650" w:type="pct"/>
            <w:vAlign w:val="center"/>
          </w:tcPr>
          <w:p w14:paraId="3A8B13AF" w14:textId="77777777" w:rsidR="007054FF" w:rsidRDefault="007054FF">
            <w:pPr>
              <w:spacing w:line="360" w:lineRule="exact"/>
              <w:rPr>
                <w:rFonts w:ascii="宋体" w:hAnsi="宋体" w:hint="eastAsia"/>
                <w:sz w:val="24"/>
              </w:rPr>
            </w:pPr>
          </w:p>
        </w:tc>
        <w:tc>
          <w:tcPr>
            <w:tcW w:w="1299" w:type="pct"/>
            <w:vAlign w:val="center"/>
          </w:tcPr>
          <w:p w14:paraId="047F02A9" w14:textId="77777777" w:rsidR="007054FF" w:rsidRDefault="00402A0C">
            <w:pPr>
              <w:spacing w:line="360" w:lineRule="exact"/>
              <w:rPr>
                <w:rFonts w:ascii="宋体" w:hAnsi="宋体" w:hint="eastAsia"/>
                <w:sz w:val="24"/>
              </w:rPr>
            </w:pPr>
            <w:r>
              <w:rPr>
                <w:rFonts w:ascii="宋体" w:hAnsi="宋体" w:hint="eastAsia"/>
                <w:sz w:val="24"/>
              </w:rPr>
              <w:t>三、外委支出费</w:t>
            </w:r>
          </w:p>
        </w:tc>
        <w:tc>
          <w:tcPr>
            <w:tcW w:w="814" w:type="pct"/>
          </w:tcPr>
          <w:p w14:paraId="1795B7F5" w14:textId="77777777" w:rsidR="007054FF" w:rsidRDefault="00402A0C">
            <w:pPr>
              <w:spacing w:line="360" w:lineRule="exact"/>
              <w:jc w:val="center"/>
              <w:rPr>
                <w:rFonts w:ascii="宋体" w:hAnsi="宋体" w:hint="eastAsia"/>
                <w:sz w:val="24"/>
              </w:rPr>
            </w:pPr>
            <w:r>
              <w:rPr>
                <w:rFonts w:ascii="宋体" w:hAnsi="宋体"/>
                <w:sz w:val="24"/>
              </w:rPr>
              <w:t>0.0</w:t>
            </w:r>
          </w:p>
        </w:tc>
        <w:tc>
          <w:tcPr>
            <w:tcW w:w="732" w:type="pct"/>
          </w:tcPr>
          <w:p w14:paraId="65BEEC12" w14:textId="77777777" w:rsidR="007054FF" w:rsidRDefault="00402A0C">
            <w:pPr>
              <w:spacing w:line="360" w:lineRule="exact"/>
              <w:jc w:val="center"/>
              <w:rPr>
                <w:rFonts w:ascii="宋体" w:hAnsi="宋体" w:hint="eastAsia"/>
                <w:sz w:val="24"/>
              </w:rPr>
            </w:pPr>
            <w:r>
              <w:rPr>
                <w:rFonts w:ascii="宋体" w:hAnsi="宋体" w:hint="eastAsia"/>
                <w:sz w:val="24"/>
              </w:rPr>
              <w:t>0</w:t>
            </w:r>
            <w:r>
              <w:rPr>
                <w:rFonts w:ascii="宋体" w:hAnsi="宋体"/>
                <w:sz w:val="24"/>
              </w:rPr>
              <w:t>.0</w:t>
            </w:r>
          </w:p>
        </w:tc>
        <w:tc>
          <w:tcPr>
            <w:tcW w:w="468" w:type="pct"/>
          </w:tcPr>
          <w:p w14:paraId="687365F9" w14:textId="77777777" w:rsidR="007054FF" w:rsidRDefault="00402A0C">
            <w:pPr>
              <w:spacing w:line="360" w:lineRule="exact"/>
              <w:jc w:val="center"/>
              <w:rPr>
                <w:rFonts w:ascii="宋体" w:hAnsi="宋体" w:hint="eastAsia"/>
                <w:sz w:val="24"/>
              </w:rPr>
            </w:pPr>
            <w:r>
              <w:rPr>
                <w:rFonts w:ascii="宋体" w:hAnsi="宋体"/>
                <w:sz w:val="24"/>
              </w:rPr>
              <w:t>0.0</w:t>
            </w:r>
          </w:p>
        </w:tc>
      </w:tr>
      <w:tr w:rsidR="007054FF" w14:paraId="5C48A298" w14:textId="77777777">
        <w:trPr>
          <w:trHeight w:val="585"/>
          <w:jc w:val="center"/>
        </w:trPr>
        <w:tc>
          <w:tcPr>
            <w:tcW w:w="1037" w:type="pct"/>
            <w:vAlign w:val="center"/>
          </w:tcPr>
          <w:p w14:paraId="00CC60DA" w14:textId="77777777" w:rsidR="007054FF" w:rsidRDefault="007054FF">
            <w:pPr>
              <w:spacing w:line="360" w:lineRule="exact"/>
              <w:rPr>
                <w:rFonts w:ascii="宋体" w:hAnsi="宋体" w:hint="eastAsia"/>
                <w:sz w:val="24"/>
              </w:rPr>
            </w:pPr>
          </w:p>
        </w:tc>
        <w:tc>
          <w:tcPr>
            <w:tcW w:w="650" w:type="pct"/>
            <w:vAlign w:val="center"/>
          </w:tcPr>
          <w:p w14:paraId="3BAC2D97" w14:textId="77777777" w:rsidR="007054FF" w:rsidRDefault="007054FF">
            <w:pPr>
              <w:spacing w:line="360" w:lineRule="exact"/>
              <w:rPr>
                <w:rFonts w:ascii="宋体" w:hAnsi="宋体" w:hint="eastAsia"/>
                <w:sz w:val="24"/>
              </w:rPr>
            </w:pPr>
          </w:p>
        </w:tc>
        <w:tc>
          <w:tcPr>
            <w:tcW w:w="1299" w:type="pct"/>
            <w:vAlign w:val="center"/>
          </w:tcPr>
          <w:p w14:paraId="575DBBA5" w14:textId="77777777" w:rsidR="007054FF" w:rsidRDefault="00402A0C">
            <w:pPr>
              <w:spacing w:line="360" w:lineRule="exact"/>
              <w:rPr>
                <w:rFonts w:ascii="宋体" w:hAnsi="宋体" w:hint="eastAsia"/>
                <w:sz w:val="24"/>
              </w:rPr>
            </w:pPr>
            <w:r>
              <w:rPr>
                <w:rFonts w:ascii="宋体" w:hAnsi="宋体" w:hint="eastAsia"/>
                <w:sz w:val="24"/>
              </w:rPr>
              <w:t>四、税金</w:t>
            </w:r>
          </w:p>
        </w:tc>
        <w:tc>
          <w:tcPr>
            <w:tcW w:w="814" w:type="pct"/>
            <w:vAlign w:val="center"/>
          </w:tcPr>
          <w:p w14:paraId="41F47A50" w14:textId="77777777" w:rsidR="007054FF" w:rsidRDefault="00402A0C">
            <w:pPr>
              <w:spacing w:line="360" w:lineRule="exact"/>
              <w:jc w:val="center"/>
              <w:rPr>
                <w:rFonts w:ascii="宋体" w:hAnsi="宋体" w:hint="eastAsia"/>
                <w:sz w:val="24"/>
              </w:rPr>
            </w:pPr>
            <w:r>
              <w:rPr>
                <w:rFonts w:ascii="宋体" w:hAnsi="宋体" w:hint="eastAsia"/>
                <w:sz w:val="24"/>
              </w:rPr>
              <w:t>/</w:t>
            </w:r>
          </w:p>
        </w:tc>
        <w:tc>
          <w:tcPr>
            <w:tcW w:w="732" w:type="pct"/>
            <w:vAlign w:val="center"/>
          </w:tcPr>
          <w:p w14:paraId="5B0532F1" w14:textId="77777777" w:rsidR="007054FF" w:rsidRDefault="00402A0C">
            <w:pPr>
              <w:spacing w:line="360" w:lineRule="exact"/>
              <w:jc w:val="center"/>
              <w:rPr>
                <w:rFonts w:ascii="宋体" w:hAnsi="宋体" w:hint="eastAsia"/>
                <w:sz w:val="24"/>
              </w:rPr>
            </w:pPr>
            <w:r>
              <w:rPr>
                <w:rFonts w:ascii="宋体" w:hAnsi="宋体" w:hint="eastAsia"/>
                <w:sz w:val="24"/>
              </w:rPr>
              <w:t>/</w:t>
            </w:r>
          </w:p>
        </w:tc>
        <w:tc>
          <w:tcPr>
            <w:tcW w:w="468" w:type="pct"/>
            <w:vAlign w:val="center"/>
          </w:tcPr>
          <w:p w14:paraId="71802642" w14:textId="77777777" w:rsidR="007054FF" w:rsidRDefault="00402A0C">
            <w:pPr>
              <w:spacing w:line="360" w:lineRule="exact"/>
              <w:jc w:val="center"/>
              <w:rPr>
                <w:rFonts w:ascii="宋体" w:hAnsi="宋体" w:hint="eastAsia"/>
                <w:sz w:val="24"/>
              </w:rPr>
            </w:pPr>
            <w:bookmarkStart w:id="17" w:name="sourcelists"/>
            <w:bookmarkEnd w:id="17"/>
            <w:r>
              <w:rPr>
                <w:rFonts w:ascii="宋体" w:hAnsi="宋体" w:hint="eastAsia"/>
                <w:sz w:val="24"/>
              </w:rPr>
              <w:t>/</w:t>
            </w:r>
          </w:p>
        </w:tc>
      </w:tr>
      <w:tr w:rsidR="007054FF" w14:paraId="51AC9A54" w14:textId="77777777">
        <w:trPr>
          <w:trHeight w:val="2623"/>
          <w:jc w:val="center"/>
        </w:trPr>
        <w:tc>
          <w:tcPr>
            <w:tcW w:w="5000" w:type="pct"/>
            <w:gridSpan w:val="6"/>
          </w:tcPr>
          <w:p w14:paraId="69927B5B" w14:textId="77777777" w:rsidR="007054FF" w:rsidRDefault="00402A0C">
            <w:pPr>
              <w:spacing w:line="360" w:lineRule="exact"/>
              <w:rPr>
                <w:rFonts w:ascii="宋体" w:hAnsi="宋体" w:hint="eastAsia"/>
                <w:sz w:val="24"/>
              </w:rPr>
            </w:pPr>
            <w:r>
              <w:rPr>
                <w:rFonts w:ascii="宋体" w:hAnsi="宋体" w:hint="eastAsia"/>
                <w:sz w:val="24"/>
              </w:rPr>
              <w:t>申报单位财务部门意见</w:t>
            </w:r>
          </w:p>
          <w:p w14:paraId="33933F9B" w14:textId="77777777" w:rsidR="007054FF" w:rsidRDefault="007054FF">
            <w:pPr>
              <w:spacing w:line="360" w:lineRule="exact"/>
              <w:ind w:firstLine="562"/>
              <w:rPr>
                <w:rFonts w:ascii="宋体" w:hAnsi="宋体" w:hint="eastAsia"/>
                <w:b/>
                <w:bCs/>
              </w:rPr>
            </w:pPr>
          </w:p>
          <w:p w14:paraId="32FBE637" w14:textId="77777777" w:rsidR="007054FF" w:rsidRDefault="007054FF">
            <w:pPr>
              <w:spacing w:line="360" w:lineRule="exact"/>
              <w:ind w:firstLine="562"/>
              <w:rPr>
                <w:rFonts w:ascii="宋体" w:hAnsi="宋体" w:hint="eastAsia"/>
                <w:b/>
                <w:bCs/>
              </w:rPr>
            </w:pPr>
          </w:p>
          <w:p w14:paraId="04BB9BB5" w14:textId="77777777" w:rsidR="007054FF" w:rsidRDefault="007054FF">
            <w:pPr>
              <w:spacing w:line="360" w:lineRule="exact"/>
              <w:ind w:firstLine="562"/>
              <w:rPr>
                <w:rFonts w:ascii="宋体" w:hAnsi="宋体" w:hint="eastAsia"/>
                <w:b/>
                <w:bCs/>
              </w:rPr>
            </w:pPr>
          </w:p>
          <w:p w14:paraId="2C512C6C" w14:textId="77777777" w:rsidR="007054FF" w:rsidRDefault="00402A0C">
            <w:pPr>
              <w:spacing w:line="360" w:lineRule="exact"/>
              <w:ind w:firstLine="480"/>
              <w:jc w:val="center"/>
              <w:rPr>
                <w:rFonts w:ascii="宋体" w:hAnsi="宋体" w:hint="eastAsia"/>
                <w:sz w:val="24"/>
              </w:rPr>
            </w:pPr>
            <w:r>
              <w:rPr>
                <w:rFonts w:ascii="宋体" w:hAnsi="宋体" w:hint="eastAsia"/>
                <w:sz w:val="24"/>
              </w:rPr>
              <w:t>财务负责人：</w:t>
            </w:r>
          </w:p>
          <w:p w14:paraId="4121F184" w14:textId="77777777" w:rsidR="007054FF" w:rsidRDefault="00402A0C">
            <w:pPr>
              <w:spacing w:line="360" w:lineRule="exact"/>
              <w:ind w:firstLine="480"/>
              <w:jc w:val="right"/>
              <w:rPr>
                <w:rFonts w:ascii="宋体" w:hAnsi="宋体" w:hint="eastAsia"/>
                <w:sz w:val="24"/>
              </w:rPr>
            </w:pPr>
            <w:r>
              <w:rPr>
                <w:rFonts w:ascii="宋体" w:hAnsi="宋体" w:hint="eastAsia"/>
                <w:sz w:val="24"/>
              </w:rPr>
              <w:t>年 月 日（公章）</w:t>
            </w:r>
          </w:p>
          <w:p w14:paraId="4E3B3D54" w14:textId="77777777" w:rsidR="007054FF" w:rsidRDefault="007054FF">
            <w:pPr>
              <w:spacing w:line="360" w:lineRule="exact"/>
              <w:ind w:firstLine="560"/>
              <w:jc w:val="right"/>
              <w:rPr>
                <w:rFonts w:ascii="宋体" w:hAnsi="宋体" w:hint="eastAsia"/>
              </w:rPr>
            </w:pPr>
          </w:p>
        </w:tc>
      </w:tr>
    </w:tbl>
    <w:p w14:paraId="65A9680C" w14:textId="77777777" w:rsidR="007054FF" w:rsidRDefault="007054FF">
      <w:pPr>
        <w:adjustRightInd w:val="0"/>
        <w:snapToGrid w:val="0"/>
        <w:spacing w:line="480" w:lineRule="atLeast"/>
        <w:rPr>
          <w:b/>
          <w:sz w:val="24"/>
        </w:rPr>
      </w:pPr>
    </w:p>
    <w:p w14:paraId="2F0984E7" w14:textId="77777777" w:rsidR="007054FF" w:rsidRDefault="00402A0C">
      <w:pPr>
        <w:adjustRightInd w:val="0"/>
        <w:snapToGrid w:val="0"/>
        <w:spacing w:line="480" w:lineRule="atLeast"/>
        <w:rPr>
          <w:i/>
          <w:sz w:val="24"/>
        </w:rPr>
      </w:pPr>
      <w:r>
        <w:rPr>
          <w:rFonts w:hint="eastAsia"/>
          <w:b/>
          <w:sz w:val="24"/>
        </w:rPr>
        <w:lastRenderedPageBreak/>
        <w:t>7.</w:t>
      </w:r>
      <w:r>
        <w:rPr>
          <w:b/>
          <w:sz w:val="24"/>
        </w:rPr>
        <w:t xml:space="preserve"> </w:t>
      </w:r>
      <w:r>
        <w:rPr>
          <w:b/>
          <w:sz w:val="24"/>
        </w:rPr>
        <w:t>双</w:t>
      </w:r>
      <w:r>
        <w:rPr>
          <w:rFonts w:hint="eastAsia"/>
          <w:b/>
          <w:sz w:val="24"/>
        </w:rPr>
        <w:t>方签章</w:t>
      </w:r>
    </w:p>
    <w:p w14:paraId="1B3C6504" w14:textId="77777777" w:rsidR="007054FF" w:rsidRDefault="007054FF">
      <w:pPr>
        <w:adjustRightInd w:val="0"/>
        <w:snapToGrid w:val="0"/>
        <w:spacing w:line="440" w:lineRule="exact"/>
        <w:rPr>
          <w:sz w:val="24"/>
        </w:rPr>
      </w:pPr>
    </w:p>
    <w:p w14:paraId="76FC0EC9" w14:textId="77777777" w:rsidR="007054FF" w:rsidRDefault="00402A0C">
      <w:pPr>
        <w:adjustRightInd w:val="0"/>
        <w:snapToGrid w:val="0"/>
        <w:spacing w:line="440" w:lineRule="exact"/>
        <w:rPr>
          <w:sz w:val="24"/>
        </w:rPr>
      </w:pPr>
      <w:r>
        <w:rPr>
          <w:rFonts w:hint="eastAsia"/>
          <w:sz w:val="24"/>
        </w:rPr>
        <w:t>甲方：（盖章）</w:t>
      </w:r>
      <w:r>
        <w:rPr>
          <w:rFonts w:hint="eastAsia"/>
          <w:sz w:val="24"/>
        </w:rPr>
        <w:t xml:space="preserve">  </w:t>
      </w:r>
      <w:r>
        <w:rPr>
          <w:sz w:val="24"/>
        </w:rPr>
        <w:t xml:space="preserve">   </w:t>
      </w:r>
      <w:r>
        <w:rPr>
          <w:rFonts w:hint="eastAsia"/>
          <w:sz w:val="24"/>
        </w:rPr>
        <w:t xml:space="preserve">                  </w:t>
      </w:r>
      <w:r>
        <w:rPr>
          <w:rFonts w:hint="eastAsia"/>
          <w:sz w:val="24"/>
        </w:rPr>
        <w:t>乙方：（盖章）</w:t>
      </w:r>
      <w:r>
        <w:rPr>
          <w:sz w:val="24"/>
        </w:rPr>
        <w:t xml:space="preserve">  </w:t>
      </w:r>
      <w:r>
        <w:rPr>
          <w:rFonts w:hint="eastAsia"/>
          <w:sz w:val="24"/>
        </w:rPr>
        <w:t xml:space="preserve">      </w:t>
      </w:r>
      <w:r>
        <w:rPr>
          <w:sz w:val="24"/>
        </w:rPr>
        <w:t xml:space="preserve">  </w:t>
      </w:r>
      <w:r>
        <w:rPr>
          <w:rFonts w:hint="eastAsia"/>
          <w:sz w:val="24"/>
        </w:rPr>
        <w:t xml:space="preserve">  </w:t>
      </w:r>
    </w:p>
    <w:p w14:paraId="3ED02809" w14:textId="77777777" w:rsidR="007054FF" w:rsidRDefault="007054FF">
      <w:pPr>
        <w:adjustRightInd w:val="0"/>
        <w:snapToGrid w:val="0"/>
        <w:spacing w:line="480" w:lineRule="atLeast"/>
        <w:rPr>
          <w:sz w:val="24"/>
        </w:rPr>
      </w:pPr>
    </w:p>
    <w:p w14:paraId="529CB437" w14:textId="77777777" w:rsidR="007054FF" w:rsidRDefault="00402A0C">
      <w:pPr>
        <w:adjustRightInd w:val="0"/>
        <w:snapToGrid w:val="0"/>
        <w:spacing w:line="480" w:lineRule="atLeast"/>
        <w:rPr>
          <w:sz w:val="24"/>
        </w:rPr>
      </w:pPr>
      <w:r>
        <w:rPr>
          <w:rFonts w:hint="eastAsia"/>
          <w:sz w:val="24"/>
        </w:rPr>
        <w:t>法定代表人（负责人）：</w:t>
      </w:r>
      <w:r>
        <w:rPr>
          <w:sz w:val="24"/>
        </w:rPr>
        <w:t xml:space="preserve">   </w:t>
      </w:r>
      <w:r>
        <w:rPr>
          <w:rFonts w:hint="eastAsia"/>
          <w:sz w:val="24"/>
        </w:rPr>
        <w:t xml:space="preserve">            </w:t>
      </w:r>
      <w:r>
        <w:rPr>
          <w:rFonts w:hint="eastAsia"/>
          <w:sz w:val="24"/>
        </w:rPr>
        <w:t>法定代表人（负责人）：</w:t>
      </w:r>
      <w:r>
        <w:rPr>
          <w:rFonts w:hint="eastAsia"/>
          <w:sz w:val="24"/>
        </w:rPr>
        <w:t xml:space="preserve">            </w:t>
      </w:r>
    </w:p>
    <w:p w14:paraId="60BA7EBD" w14:textId="77777777" w:rsidR="007054FF" w:rsidRDefault="00402A0C">
      <w:pPr>
        <w:adjustRightInd w:val="0"/>
        <w:snapToGrid w:val="0"/>
        <w:spacing w:line="480" w:lineRule="atLeast"/>
        <w:rPr>
          <w:sz w:val="24"/>
        </w:rPr>
      </w:pPr>
      <w:r>
        <w:rPr>
          <w:rFonts w:hint="eastAsia"/>
          <w:sz w:val="24"/>
        </w:rPr>
        <w:t>或委托代理人</w:t>
      </w:r>
      <w:r>
        <w:rPr>
          <w:rFonts w:hint="eastAsia"/>
          <w:sz w:val="24"/>
        </w:rPr>
        <w:t xml:space="preserve">                        </w:t>
      </w:r>
      <w:r>
        <w:rPr>
          <w:rFonts w:hint="eastAsia"/>
          <w:sz w:val="24"/>
        </w:rPr>
        <w:t>或委托代理人</w:t>
      </w:r>
    </w:p>
    <w:p w14:paraId="6D9D13EA" w14:textId="77777777" w:rsidR="007054FF" w:rsidRDefault="00402A0C">
      <w:pPr>
        <w:adjustRightInd w:val="0"/>
        <w:snapToGrid w:val="0"/>
        <w:spacing w:line="480" w:lineRule="atLeast"/>
        <w:rPr>
          <w:sz w:val="24"/>
        </w:rPr>
      </w:pPr>
      <w:r>
        <w:rPr>
          <w:rFonts w:hint="eastAsia"/>
          <w:sz w:val="24"/>
        </w:rPr>
        <w:t>（签字）</w:t>
      </w:r>
      <w:r>
        <w:rPr>
          <w:rFonts w:hint="eastAsia"/>
          <w:sz w:val="24"/>
        </w:rPr>
        <w:t xml:space="preserve">                           </w:t>
      </w:r>
      <w:r>
        <w:rPr>
          <w:rFonts w:hint="eastAsia"/>
          <w:sz w:val="24"/>
        </w:rPr>
        <w:t>（签字）</w:t>
      </w:r>
    </w:p>
    <w:p w14:paraId="3E11F07E" w14:textId="77777777" w:rsidR="007054FF" w:rsidRDefault="007054FF">
      <w:pPr>
        <w:adjustRightInd w:val="0"/>
        <w:snapToGrid w:val="0"/>
        <w:spacing w:line="480" w:lineRule="atLeast"/>
        <w:rPr>
          <w:sz w:val="24"/>
        </w:rPr>
      </w:pPr>
    </w:p>
    <w:p w14:paraId="5143EE9C" w14:textId="77777777" w:rsidR="007054FF" w:rsidRDefault="00402A0C">
      <w:pPr>
        <w:adjustRightInd w:val="0"/>
        <w:snapToGrid w:val="0"/>
        <w:spacing w:line="480" w:lineRule="atLeast"/>
        <w:ind w:firstLineChars="1800" w:firstLine="4320"/>
        <w:rPr>
          <w:sz w:val="24"/>
        </w:rPr>
      </w:pPr>
      <w:r>
        <w:rPr>
          <w:sz w:val="24"/>
        </w:rPr>
        <w:t>项目负责人</w:t>
      </w:r>
      <w:r>
        <w:rPr>
          <w:rFonts w:hint="eastAsia"/>
          <w:sz w:val="24"/>
        </w:rPr>
        <w:t>（签字）</w:t>
      </w:r>
      <w:r>
        <w:rPr>
          <w:sz w:val="24"/>
        </w:rPr>
        <w:t>：</w:t>
      </w:r>
    </w:p>
    <w:p w14:paraId="3625B289" w14:textId="77777777" w:rsidR="007054FF" w:rsidRDefault="007054FF">
      <w:pPr>
        <w:adjustRightInd w:val="0"/>
        <w:snapToGrid w:val="0"/>
        <w:spacing w:line="480" w:lineRule="atLeast"/>
        <w:rPr>
          <w:sz w:val="24"/>
        </w:rPr>
      </w:pPr>
    </w:p>
    <w:p w14:paraId="5F3EFFC5" w14:textId="77777777" w:rsidR="007054FF" w:rsidRDefault="00402A0C">
      <w:pPr>
        <w:adjustRightInd w:val="0"/>
        <w:snapToGrid w:val="0"/>
        <w:spacing w:line="480" w:lineRule="atLeast"/>
        <w:ind w:firstLineChars="300" w:firstLine="720"/>
        <w:rPr>
          <w:sz w:val="24"/>
        </w:rPr>
      </w:pPr>
      <w:r>
        <w:rPr>
          <w:rFonts w:hint="eastAsia"/>
          <w:sz w:val="24"/>
        </w:rPr>
        <w:t>年</w:t>
      </w:r>
      <w:r>
        <w:rPr>
          <w:rFonts w:hint="eastAsia"/>
          <w:sz w:val="24"/>
        </w:rPr>
        <w:t xml:space="preserve">  </w:t>
      </w:r>
      <w:r>
        <w:rPr>
          <w:rFonts w:hint="eastAsia"/>
          <w:sz w:val="24"/>
        </w:rPr>
        <w:t>月</w:t>
      </w:r>
      <w:r>
        <w:rPr>
          <w:rFonts w:hint="eastAsia"/>
          <w:sz w:val="24"/>
        </w:rPr>
        <w:t xml:space="preserve">  </w:t>
      </w:r>
      <w:r>
        <w:rPr>
          <w:rFonts w:hint="eastAsia"/>
          <w:sz w:val="24"/>
        </w:rPr>
        <w:t>日</w:t>
      </w:r>
      <w:r>
        <w:rPr>
          <w:sz w:val="24"/>
        </w:rPr>
        <w:t xml:space="preserve">         </w:t>
      </w:r>
      <w:r>
        <w:rPr>
          <w:rFonts w:hint="eastAsia"/>
          <w:sz w:val="24"/>
        </w:rPr>
        <w:t xml:space="preserve">     </w:t>
      </w:r>
      <w:r>
        <w:rPr>
          <w:sz w:val="24"/>
        </w:rPr>
        <w:t xml:space="preserve">      </w:t>
      </w:r>
      <w:r>
        <w:rPr>
          <w:rFonts w:hint="eastAsia"/>
          <w:sz w:val="24"/>
        </w:rPr>
        <w:t xml:space="preserve">    </w:t>
      </w:r>
      <w:r>
        <w:rPr>
          <w:sz w:val="24"/>
        </w:rPr>
        <w:t xml:space="preserve"> </w:t>
      </w:r>
      <w:r>
        <w:rPr>
          <w:rFonts w:hint="eastAsia"/>
          <w:sz w:val="24"/>
        </w:rPr>
        <w:t xml:space="preserve">  </w:t>
      </w:r>
      <w:r>
        <w:rPr>
          <w:sz w:val="24"/>
        </w:rPr>
        <w:t xml:space="preserve"> </w:t>
      </w:r>
      <w:r>
        <w:rPr>
          <w:rFonts w:hint="eastAsia"/>
          <w:sz w:val="24"/>
        </w:rPr>
        <w:t>年</w:t>
      </w:r>
      <w:r>
        <w:rPr>
          <w:rFonts w:hint="eastAsia"/>
          <w:sz w:val="24"/>
        </w:rPr>
        <w:t xml:space="preserve">  </w:t>
      </w:r>
      <w:r>
        <w:rPr>
          <w:rFonts w:hint="eastAsia"/>
          <w:sz w:val="24"/>
        </w:rPr>
        <w:t>月</w:t>
      </w:r>
      <w:r>
        <w:rPr>
          <w:rFonts w:hint="eastAsia"/>
          <w:sz w:val="24"/>
        </w:rPr>
        <w:t xml:space="preserve">  </w:t>
      </w:r>
      <w:r>
        <w:rPr>
          <w:rFonts w:hint="eastAsia"/>
          <w:sz w:val="24"/>
        </w:rPr>
        <w:t>日</w:t>
      </w:r>
    </w:p>
    <w:p w14:paraId="0EE705C8" w14:textId="77777777" w:rsidR="007054FF" w:rsidRDefault="007054FF">
      <w:pPr>
        <w:adjustRightInd w:val="0"/>
        <w:snapToGrid w:val="0"/>
        <w:spacing w:line="480" w:lineRule="atLeast"/>
        <w:rPr>
          <w:b/>
          <w:sz w:val="24"/>
        </w:rPr>
      </w:pPr>
    </w:p>
    <w:p w14:paraId="4FD57BA2" w14:textId="77777777" w:rsidR="007054FF" w:rsidRDefault="00402A0C">
      <w:pPr>
        <w:adjustRightInd w:val="0"/>
        <w:snapToGrid w:val="0"/>
        <w:spacing w:line="480" w:lineRule="atLeast"/>
        <w:rPr>
          <w:b/>
          <w:sz w:val="24"/>
        </w:rPr>
      </w:pPr>
      <w:r>
        <w:rPr>
          <w:rFonts w:hint="eastAsia"/>
          <w:b/>
          <w:sz w:val="24"/>
        </w:rPr>
        <w:t xml:space="preserve">8. </w:t>
      </w:r>
      <w:r>
        <w:rPr>
          <w:rFonts w:hint="eastAsia"/>
          <w:b/>
          <w:sz w:val="24"/>
        </w:rPr>
        <w:t>双方权利与义务</w:t>
      </w:r>
    </w:p>
    <w:p w14:paraId="4BF4D59C" w14:textId="77777777" w:rsidR="007054FF" w:rsidRDefault="00402A0C">
      <w:pPr>
        <w:numPr>
          <w:ilvl w:val="0"/>
          <w:numId w:val="4"/>
        </w:numPr>
        <w:tabs>
          <w:tab w:val="clear" w:pos="990"/>
          <w:tab w:val="left" w:pos="570"/>
        </w:tabs>
        <w:adjustRightInd w:val="0"/>
        <w:snapToGrid w:val="0"/>
        <w:spacing w:line="480" w:lineRule="atLeast"/>
        <w:ind w:leftChars="-71" w:left="571"/>
        <w:rPr>
          <w:sz w:val="24"/>
        </w:rPr>
      </w:pPr>
      <w:r>
        <w:rPr>
          <w:rFonts w:ascii="宋体" w:hAnsi="宋体" w:hint="eastAsia"/>
          <w:sz w:val="24"/>
        </w:rPr>
        <w:t>本合同一经甲、乙</w:t>
      </w:r>
      <w:r>
        <w:rPr>
          <w:rFonts w:ascii="宋体" w:hAnsi="宋体"/>
          <w:sz w:val="24"/>
        </w:rPr>
        <w:t>双</w:t>
      </w:r>
      <w:r>
        <w:rPr>
          <w:rFonts w:ascii="宋体" w:hAnsi="宋体" w:hint="eastAsia"/>
          <w:sz w:val="24"/>
        </w:rPr>
        <w:t>方签字盖章，</w:t>
      </w:r>
      <w:r>
        <w:rPr>
          <w:rFonts w:hint="eastAsia"/>
          <w:sz w:val="24"/>
        </w:rPr>
        <w:t>即成为对</w:t>
      </w:r>
      <w:r>
        <w:rPr>
          <w:sz w:val="24"/>
        </w:rPr>
        <w:t>双</w:t>
      </w:r>
      <w:r>
        <w:rPr>
          <w:rFonts w:hint="eastAsia"/>
          <w:sz w:val="24"/>
        </w:rPr>
        <w:t>方具有约束力的正式文件。</w:t>
      </w:r>
    </w:p>
    <w:p w14:paraId="0AB3A0C2" w14:textId="77777777" w:rsidR="007054FF" w:rsidRDefault="00402A0C">
      <w:pPr>
        <w:numPr>
          <w:ilvl w:val="0"/>
          <w:numId w:val="4"/>
        </w:numPr>
        <w:tabs>
          <w:tab w:val="clear" w:pos="990"/>
          <w:tab w:val="left" w:pos="567"/>
        </w:tabs>
        <w:adjustRightInd w:val="0"/>
        <w:snapToGrid w:val="0"/>
        <w:spacing w:line="480" w:lineRule="atLeast"/>
        <w:ind w:leftChars="-71" w:left="571"/>
        <w:rPr>
          <w:sz w:val="24"/>
        </w:rPr>
      </w:pPr>
      <w:r>
        <w:rPr>
          <w:rFonts w:hint="eastAsia"/>
          <w:sz w:val="24"/>
        </w:rPr>
        <w:t>签约各方须严格遵守《电子所自主投入管理办法》、《电子所项目管理办法》的各项规定和国家有关法律法规。</w:t>
      </w:r>
    </w:p>
    <w:p w14:paraId="282AF936" w14:textId="77777777" w:rsidR="007054FF" w:rsidRDefault="00402A0C">
      <w:pPr>
        <w:numPr>
          <w:ilvl w:val="0"/>
          <w:numId w:val="4"/>
        </w:numPr>
        <w:tabs>
          <w:tab w:val="clear" w:pos="990"/>
          <w:tab w:val="left" w:pos="567"/>
        </w:tabs>
        <w:adjustRightInd w:val="0"/>
        <w:snapToGrid w:val="0"/>
        <w:spacing w:line="480" w:lineRule="atLeast"/>
        <w:ind w:leftChars="-71" w:left="571"/>
        <w:rPr>
          <w:sz w:val="24"/>
        </w:rPr>
      </w:pPr>
      <w:r>
        <w:rPr>
          <w:rFonts w:hint="eastAsia"/>
          <w:sz w:val="24"/>
        </w:rPr>
        <w:t>需要补充约定的事项：无。</w:t>
      </w:r>
    </w:p>
    <w:p w14:paraId="13A75214" w14:textId="77777777" w:rsidR="007054FF" w:rsidRDefault="007054FF">
      <w:pPr>
        <w:adjustRightInd w:val="0"/>
        <w:snapToGrid w:val="0"/>
        <w:spacing w:line="480" w:lineRule="atLeast"/>
      </w:pPr>
    </w:p>
    <w:sectPr w:rsidR="007054FF">
      <w:pgSz w:w="11907" w:h="16840"/>
      <w:pgMar w:top="1588" w:right="1701" w:bottom="1418" w:left="1701" w:header="1191" w:footer="1021" w:gutter="0"/>
      <w:cols w:space="720"/>
      <w:docGrid w:type="lines" w:linePitch="550" w:charSpace="-61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B0B114" w14:textId="77777777" w:rsidR="003274DB" w:rsidRDefault="003274DB">
      <w:r>
        <w:separator/>
      </w:r>
    </w:p>
  </w:endnote>
  <w:endnote w:type="continuationSeparator" w:id="0">
    <w:p w14:paraId="165CE369" w14:textId="77777777" w:rsidR="003274DB" w:rsidRDefault="003274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隶书">
    <w:altName w:val="汉仪书宋二KW"/>
    <w:panose1 w:val="02010509060101010101"/>
    <w:charset w:val="86"/>
    <w:family w:val="modern"/>
    <w:pitch w:val="fixed"/>
    <w:sig w:usb0="00000001" w:usb1="080E0000" w:usb2="00000010" w:usb3="00000000" w:csb0="00040000" w:csb1="00000000"/>
  </w:font>
  <w:font w:name="Book Antiqua">
    <w:altName w:val="Georgia"/>
    <w:panose1 w:val="02040602050305030304"/>
    <w:charset w:val="00"/>
    <w:family w:val="roman"/>
    <w:pitch w:val="variable"/>
    <w:sig w:usb0="00000287" w:usb1="00000000" w:usb2="00000000" w:usb3="00000000" w:csb0="0000009F" w:csb1="00000000"/>
  </w:font>
  <w:font w:name="仿宋_GB2312">
    <w:altName w:val="汉仪仿宋KW"/>
    <w:charset w:val="86"/>
    <w:family w:val="modern"/>
    <w:pitch w:val="default"/>
    <w:sig w:usb0="00000000" w:usb1="00000000" w:usb2="00000000" w:usb3="00000000" w:csb0="00040000" w:csb1="00000000"/>
  </w:font>
  <w:font w:name="Courier New">
    <w:panose1 w:val="02070309020205020404"/>
    <w:charset w:val="00"/>
    <w:family w:val="modern"/>
    <w:pitch w:val="fixed"/>
    <w:sig w:usb0="E0002EFF" w:usb1="C0007843" w:usb2="00000009" w:usb3="00000000" w:csb0="000001FF" w:csb1="00000000"/>
  </w:font>
  <w:font w:name="楷体_GB2312">
    <w:altName w:val="楷体"/>
    <w:charset w:val="86"/>
    <w:family w:val="modern"/>
    <w:pitch w:val="default"/>
    <w:sig w:usb0="00000000" w:usb1="00000000" w:usb2="00000000" w:usb3="00000000" w:csb0="00040000" w:csb1="00000000"/>
  </w:font>
  <w:font w:name="Arial Unicode MS">
    <w:panose1 w:val="020B0604020202020204"/>
    <w:charset w:val="86"/>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Wingdings 2">
    <w:altName w:val="Kingsoft Mark"/>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icrosoft Uighur">
    <w:panose1 w:val="02000000000000000000"/>
    <w:charset w:val="00"/>
    <w:family w:val="auto"/>
    <w:pitch w:val="variable"/>
    <w:sig w:usb0="80002023" w:usb1="80000002" w:usb2="00000008" w:usb3="00000000" w:csb0="0000004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FEF31" w14:textId="77777777" w:rsidR="007054FF" w:rsidRDefault="00402A0C">
    <w:pPr>
      <w:pStyle w:val="aa"/>
      <w:pBdr>
        <w:top w:val="single" w:sz="4" w:space="1" w:color="auto"/>
      </w:pBdr>
      <w:jc w:val="center"/>
      <w:rPr>
        <w:rFonts w:ascii="楷体_GB2312" w:eastAsia="楷体_GB2312" w:hint="eastAsia"/>
      </w:rPr>
    </w:pPr>
    <w:r>
      <w:rPr>
        <w:rFonts w:ascii="楷体_GB2312" w:eastAsia="楷体_GB2312" w:hint="eastAsia"/>
        <w:kern w:val="0"/>
        <w:szCs w:val="21"/>
      </w:rPr>
      <w:t xml:space="preserve">第 </w:t>
    </w:r>
    <w:r>
      <w:rPr>
        <w:rFonts w:ascii="楷体_GB2312" w:eastAsia="楷体_GB2312"/>
        <w:kern w:val="0"/>
        <w:szCs w:val="21"/>
      </w:rPr>
      <w:fldChar w:fldCharType="begin"/>
    </w:r>
    <w:r>
      <w:rPr>
        <w:rFonts w:ascii="楷体_GB2312" w:eastAsia="楷体_GB2312"/>
        <w:kern w:val="0"/>
        <w:szCs w:val="21"/>
      </w:rPr>
      <w:instrText xml:space="preserve"> PAGE </w:instrText>
    </w:r>
    <w:r>
      <w:rPr>
        <w:rFonts w:ascii="楷体_GB2312" w:eastAsia="楷体_GB2312"/>
        <w:kern w:val="0"/>
        <w:szCs w:val="21"/>
      </w:rPr>
      <w:fldChar w:fldCharType="separate"/>
    </w:r>
    <w:r w:rsidR="00402F3D">
      <w:rPr>
        <w:rFonts w:ascii="楷体_GB2312" w:eastAsia="楷体_GB2312"/>
        <w:noProof/>
        <w:kern w:val="0"/>
        <w:szCs w:val="21"/>
      </w:rPr>
      <w:t>14</w:t>
    </w:r>
    <w:r>
      <w:rPr>
        <w:rFonts w:ascii="楷体_GB2312" w:eastAsia="楷体_GB2312"/>
        <w:kern w:val="0"/>
        <w:szCs w:val="21"/>
      </w:rPr>
      <w:fldChar w:fldCharType="end"/>
    </w:r>
    <w:r>
      <w:rPr>
        <w:rFonts w:ascii="楷体_GB2312" w:eastAsia="楷体_GB2312" w:hint="eastAsia"/>
        <w:kern w:val="0"/>
        <w:szCs w:val="21"/>
      </w:rPr>
      <w:t xml:space="preserve"> 页 共 </w:t>
    </w:r>
    <w:r>
      <w:rPr>
        <w:rFonts w:ascii="楷体_GB2312" w:eastAsia="楷体_GB2312"/>
        <w:kern w:val="0"/>
        <w:szCs w:val="21"/>
      </w:rPr>
      <w:fldChar w:fldCharType="begin"/>
    </w:r>
    <w:r>
      <w:rPr>
        <w:rFonts w:ascii="楷体_GB2312" w:eastAsia="楷体_GB2312"/>
        <w:kern w:val="0"/>
        <w:szCs w:val="21"/>
      </w:rPr>
      <w:instrText xml:space="preserve"> NUMPAGES </w:instrText>
    </w:r>
    <w:r>
      <w:rPr>
        <w:rFonts w:ascii="楷体_GB2312" w:eastAsia="楷体_GB2312"/>
        <w:kern w:val="0"/>
        <w:szCs w:val="21"/>
      </w:rPr>
      <w:fldChar w:fldCharType="separate"/>
    </w:r>
    <w:r w:rsidR="00402F3D">
      <w:rPr>
        <w:rFonts w:ascii="楷体_GB2312" w:eastAsia="楷体_GB2312"/>
        <w:noProof/>
        <w:kern w:val="0"/>
        <w:szCs w:val="21"/>
      </w:rPr>
      <w:t>14</w:t>
    </w:r>
    <w:r>
      <w:rPr>
        <w:rFonts w:ascii="楷体_GB2312" w:eastAsia="楷体_GB2312"/>
        <w:kern w:val="0"/>
        <w:szCs w:val="21"/>
      </w:rPr>
      <w:fldChar w:fldCharType="end"/>
    </w:r>
    <w:r>
      <w:rPr>
        <w:rFonts w:ascii="楷体_GB2312" w:eastAsia="楷体_GB2312" w:hint="eastAsia"/>
        <w:kern w:val="0"/>
        <w:szCs w:val="21"/>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0464AE" w14:textId="77777777" w:rsidR="003274DB" w:rsidRDefault="003274DB">
      <w:r>
        <w:separator/>
      </w:r>
    </w:p>
  </w:footnote>
  <w:footnote w:type="continuationSeparator" w:id="0">
    <w:p w14:paraId="6FE087C9" w14:textId="77777777" w:rsidR="003274DB" w:rsidRDefault="003274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33CFE" w14:textId="77777777" w:rsidR="007054FF" w:rsidRDefault="00402A0C">
    <w:pPr>
      <w:pStyle w:val="ab"/>
      <w:rPr>
        <w:rFonts w:ascii="楷体_GB2312" w:eastAsia="楷体_GB2312" w:hint="eastAsia"/>
        <w:kern w:val="0"/>
        <w:szCs w:val="21"/>
      </w:rPr>
    </w:pPr>
    <w:r>
      <w:rPr>
        <w:rFonts w:ascii="楷体_GB2312" w:eastAsia="楷体_GB2312" w:hint="eastAsia"/>
        <w:noProof/>
        <w:lang w:bidi="ug-CN"/>
      </w:rPr>
      <w:drawing>
        <wp:anchor distT="0" distB="0" distL="114300" distR="114300" simplePos="0" relativeHeight="251659264" behindDoc="0" locked="0" layoutInCell="1" allowOverlap="1" wp14:anchorId="6A852D29" wp14:editId="12226513">
          <wp:simplePos x="0" y="0"/>
          <wp:positionH relativeFrom="margin">
            <wp:posOffset>-12700</wp:posOffset>
          </wp:positionH>
          <wp:positionV relativeFrom="margin">
            <wp:posOffset>-550545</wp:posOffset>
          </wp:positionV>
          <wp:extent cx="784860" cy="423545"/>
          <wp:effectExtent l="0" t="0" r="0" b="0"/>
          <wp:wrapSquare wrapText="bothSides"/>
          <wp:docPr id="3" name="图片 1" descr="说明: E:\10-院log\院标.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说明: E:\10-院log\院标.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84860" cy="423545"/>
                  </a:xfrm>
                  <a:prstGeom prst="rect">
                    <a:avLst/>
                  </a:prstGeom>
                  <a:noFill/>
                  <a:ln>
                    <a:noFill/>
                  </a:ln>
                </pic:spPr>
              </pic:pic>
            </a:graphicData>
          </a:graphic>
        </wp:anchor>
      </w:drawing>
    </w:r>
    <w:r>
      <w:rPr>
        <w:rFonts w:ascii="楷体_GB2312" w:eastAsia="楷体_GB2312" w:hint="eastAsia"/>
        <w:kern w:val="0"/>
        <w:szCs w:val="21"/>
      </w:rPr>
      <w:t>自主投入项目合同书</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1704E"/>
    <w:multiLevelType w:val="multilevel"/>
    <w:tmpl w:val="0971704E"/>
    <w:lvl w:ilvl="0">
      <w:start w:val="1"/>
      <w:numFmt w:val="chineseCountingThousand"/>
      <w:pStyle w:val="1"/>
      <w:lvlText w:val="第%1条"/>
      <w:lvlJc w:val="left"/>
      <w:pPr>
        <w:tabs>
          <w:tab w:val="left" w:pos="3019"/>
        </w:tabs>
        <w:ind w:left="3019" w:hanging="1905"/>
      </w:pPr>
      <w:rPr>
        <w:rFonts w:hint="eastAsia"/>
        <w:b/>
        <w:i w:val="0"/>
      </w:rPr>
    </w:lvl>
    <w:lvl w:ilvl="1">
      <w:start w:val="1"/>
      <w:numFmt w:val="decimal"/>
      <w:lvlText w:val="%2."/>
      <w:lvlJc w:val="left"/>
      <w:pPr>
        <w:tabs>
          <w:tab w:val="left" w:pos="1054"/>
        </w:tabs>
        <w:ind w:left="1054" w:hanging="420"/>
      </w:pPr>
      <w:rPr>
        <w:rFonts w:hint="eastAsia"/>
      </w:rPr>
    </w:lvl>
    <w:lvl w:ilvl="2">
      <w:start w:val="1"/>
      <w:numFmt w:val="decimal"/>
      <w:lvlText w:val="%3．"/>
      <w:lvlJc w:val="left"/>
      <w:pPr>
        <w:tabs>
          <w:tab w:val="left" w:pos="1414"/>
        </w:tabs>
        <w:ind w:left="1414" w:hanging="360"/>
      </w:pPr>
      <w:rPr>
        <w:rFonts w:hint="eastAsia"/>
      </w:rPr>
    </w:lvl>
    <w:lvl w:ilvl="3">
      <w:start w:val="1"/>
      <w:numFmt w:val="decimal"/>
      <w:lvlText w:val="%4."/>
      <w:lvlJc w:val="left"/>
      <w:pPr>
        <w:tabs>
          <w:tab w:val="left" w:pos="1894"/>
        </w:tabs>
        <w:ind w:left="1894" w:hanging="420"/>
      </w:pPr>
    </w:lvl>
    <w:lvl w:ilvl="4">
      <w:start w:val="1"/>
      <w:numFmt w:val="lowerLetter"/>
      <w:lvlText w:val="%5)"/>
      <w:lvlJc w:val="left"/>
      <w:pPr>
        <w:tabs>
          <w:tab w:val="left" w:pos="2314"/>
        </w:tabs>
        <w:ind w:left="2314" w:hanging="420"/>
      </w:pPr>
    </w:lvl>
    <w:lvl w:ilvl="5">
      <w:start w:val="1"/>
      <w:numFmt w:val="lowerRoman"/>
      <w:lvlText w:val="%6."/>
      <w:lvlJc w:val="right"/>
      <w:pPr>
        <w:tabs>
          <w:tab w:val="left" w:pos="2734"/>
        </w:tabs>
        <w:ind w:left="2734" w:hanging="420"/>
      </w:pPr>
    </w:lvl>
    <w:lvl w:ilvl="6">
      <w:start w:val="1"/>
      <w:numFmt w:val="decimal"/>
      <w:lvlText w:val="%7."/>
      <w:lvlJc w:val="left"/>
      <w:pPr>
        <w:tabs>
          <w:tab w:val="left" w:pos="3154"/>
        </w:tabs>
        <w:ind w:left="3154" w:hanging="420"/>
      </w:pPr>
    </w:lvl>
    <w:lvl w:ilvl="7">
      <w:start w:val="1"/>
      <w:numFmt w:val="lowerLetter"/>
      <w:lvlText w:val="%8)"/>
      <w:lvlJc w:val="left"/>
      <w:pPr>
        <w:tabs>
          <w:tab w:val="left" w:pos="3574"/>
        </w:tabs>
        <w:ind w:left="3574" w:hanging="420"/>
      </w:pPr>
    </w:lvl>
    <w:lvl w:ilvl="8">
      <w:start w:val="1"/>
      <w:numFmt w:val="lowerRoman"/>
      <w:lvlText w:val="%9."/>
      <w:lvlJc w:val="right"/>
      <w:pPr>
        <w:tabs>
          <w:tab w:val="left" w:pos="3994"/>
        </w:tabs>
        <w:ind w:left="3994" w:hanging="420"/>
      </w:pPr>
    </w:lvl>
  </w:abstractNum>
  <w:abstractNum w:abstractNumId="1" w15:restartNumberingAfterBreak="0">
    <w:nsid w:val="0C3C0075"/>
    <w:multiLevelType w:val="multilevel"/>
    <w:tmpl w:val="0C3C0075"/>
    <w:lvl w:ilvl="0">
      <w:start w:val="1"/>
      <w:numFmt w:val="decimal"/>
      <w:pStyle w:val="2"/>
      <w:lvlText w:val="%1."/>
      <w:lvlJc w:val="left"/>
      <w:pPr>
        <w:tabs>
          <w:tab w:val="left" w:pos="1320"/>
        </w:tabs>
        <w:ind w:left="1320" w:hanging="420"/>
      </w:pPr>
      <w:rPr>
        <w:rFonts w:hint="eastAsia"/>
      </w:rPr>
    </w:lvl>
    <w:lvl w:ilvl="1">
      <w:start w:val="1"/>
      <w:numFmt w:val="decimal"/>
      <w:lvlText w:val="%2）"/>
      <w:lvlJc w:val="left"/>
      <w:pPr>
        <w:tabs>
          <w:tab w:val="left" w:pos="780"/>
        </w:tabs>
        <w:ind w:left="780" w:hanging="360"/>
      </w:pPr>
      <w:rPr>
        <w:rFonts w:hint="eastAsia"/>
      </w:r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 w15:restartNumberingAfterBreak="0">
    <w:nsid w:val="12E86F4D"/>
    <w:multiLevelType w:val="singleLevel"/>
    <w:tmpl w:val="12E86F4D"/>
    <w:lvl w:ilvl="0">
      <w:start w:val="1"/>
      <w:numFmt w:val="decimal"/>
      <w:lvlText w:val="（%1）"/>
      <w:lvlJc w:val="left"/>
      <w:pPr>
        <w:tabs>
          <w:tab w:val="left" w:pos="990"/>
        </w:tabs>
        <w:ind w:left="990" w:hanging="720"/>
      </w:pPr>
      <w:rPr>
        <w:rFonts w:hint="eastAsia"/>
      </w:rPr>
    </w:lvl>
  </w:abstractNum>
  <w:abstractNum w:abstractNumId="3" w15:restartNumberingAfterBreak="0">
    <w:nsid w:val="3300384C"/>
    <w:multiLevelType w:val="multilevel"/>
    <w:tmpl w:val="3300384C"/>
    <w:lvl w:ilvl="0">
      <w:start w:val="1"/>
      <w:numFmt w:val="decimal"/>
      <w:lvlText w:val="%1."/>
      <w:lvlJc w:val="left"/>
      <w:pPr>
        <w:ind w:left="927" w:hanging="360"/>
      </w:pPr>
      <w:rPr>
        <w:rFonts w:hint="default"/>
      </w:rPr>
    </w:lvl>
    <w:lvl w:ilvl="1">
      <w:start w:val="1"/>
      <w:numFmt w:val="lowerLetter"/>
      <w:lvlText w:val="%2)"/>
      <w:lvlJc w:val="left"/>
      <w:pPr>
        <w:ind w:left="1407" w:hanging="420"/>
      </w:pPr>
    </w:lvl>
    <w:lvl w:ilvl="2">
      <w:start w:val="1"/>
      <w:numFmt w:val="lowerRoman"/>
      <w:lvlText w:val="%3."/>
      <w:lvlJc w:val="right"/>
      <w:pPr>
        <w:ind w:left="1827" w:hanging="420"/>
      </w:pPr>
    </w:lvl>
    <w:lvl w:ilvl="3">
      <w:start w:val="1"/>
      <w:numFmt w:val="decimal"/>
      <w:lvlText w:val="%4."/>
      <w:lvlJc w:val="left"/>
      <w:pPr>
        <w:ind w:left="2247" w:hanging="420"/>
      </w:pPr>
    </w:lvl>
    <w:lvl w:ilvl="4">
      <w:start w:val="1"/>
      <w:numFmt w:val="lowerLetter"/>
      <w:lvlText w:val="%5)"/>
      <w:lvlJc w:val="left"/>
      <w:pPr>
        <w:ind w:left="2667" w:hanging="420"/>
      </w:pPr>
    </w:lvl>
    <w:lvl w:ilvl="5">
      <w:start w:val="1"/>
      <w:numFmt w:val="lowerRoman"/>
      <w:lvlText w:val="%6."/>
      <w:lvlJc w:val="right"/>
      <w:pPr>
        <w:ind w:left="3087" w:hanging="420"/>
      </w:pPr>
    </w:lvl>
    <w:lvl w:ilvl="6">
      <w:start w:val="1"/>
      <w:numFmt w:val="decimal"/>
      <w:lvlText w:val="%7."/>
      <w:lvlJc w:val="left"/>
      <w:pPr>
        <w:ind w:left="3507" w:hanging="420"/>
      </w:pPr>
    </w:lvl>
    <w:lvl w:ilvl="7">
      <w:start w:val="1"/>
      <w:numFmt w:val="lowerLetter"/>
      <w:lvlText w:val="%8)"/>
      <w:lvlJc w:val="left"/>
      <w:pPr>
        <w:ind w:left="3927" w:hanging="420"/>
      </w:pPr>
    </w:lvl>
    <w:lvl w:ilvl="8">
      <w:start w:val="1"/>
      <w:numFmt w:val="lowerRoman"/>
      <w:lvlText w:val="%9."/>
      <w:lvlJc w:val="right"/>
      <w:pPr>
        <w:ind w:left="4347" w:hanging="420"/>
      </w:pPr>
    </w:lvl>
  </w:abstractNum>
  <w:num w:numId="1" w16cid:durableId="419328571">
    <w:abstractNumId w:val="1"/>
  </w:num>
  <w:num w:numId="2" w16cid:durableId="912550416">
    <w:abstractNumId w:val="0"/>
  </w:num>
  <w:num w:numId="3" w16cid:durableId="655689983">
    <w:abstractNumId w:val="3"/>
  </w:num>
  <w:num w:numId="4" w16cid:durableId="1219171197">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朋函 王">
    <w15:presenceInfo w15:providerId="Windows Live" w15:userId="4e49f7099aeb0a3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E640B"/>
    <w:rsid w:val="0001099F"/>
    <w:rsid w:val="00011FAD"/>
    <w:rsid w:val="00014487"/>
    <w:rsid w:val="000240F5"/>
    <w:rsid w:val="0002462E"/>
    <w:rsid w:val="00026690"/>
    <w:rsid w:val="0003309E"/>
    <w:rsid w:val="00036C9D"/>
    <w:rsid w:val="00046340"/>
    <w:rsid w:val="00047DD2"/>
    <w:rsid w:val="00051598"/>
    <w:rsid w:val="00060A5A"/>
    <w:rsid w:val="00060FA9"/>
    <w:rsid w:val="000641CE"/>
    <w:rsid w:val="0006798F"/>
    <w:rsid w:val="0008003E"/>
    <w:rsid w:val="00081E56"/>
    <w:rsid w:val="0008630E"/>
    <w:rsid w:val="0009653D"/>
    <w:rsid w:val="000A4FBC"/>
    <w:rsid w:val="000B09E1"/>
    <w:rsid w:val="000B4171"/>
    <w:rsid w:val="000C03F1"/>
    <w:rsid w:val="000C420B"/>
    <w:rsid w:val="000C589E"/>
    <w:rsid w:val="000C5CE7"/>
    <w:rsid w:val="000C7ADA"/>
    <w:rsid w:val="000D194E"/>
    <w:rsid w:val="000D32D8"/>
    <w:rsid w:val="000D5C1D"/>
    <w:rsid w:val="000D5DD4"/>
    <w:rsid w:val="000E470C"/>
    <w:rsid w:val="000E4ABA"/>
    <w:rsid w:val="000F03BF"/>
    <w:rsid w:val="000F0F73"/>
    <w:rsid w:val="000F3537"/>
    <w:rsid w:val="000F37F2"/>
    <w:rsid w:val="000F4DD9"/>
    <w:rsid w:val="00101625"/>
    <w:rsid w:val="00104D59"/>
    <w:rsid w:val="001062AD"/>
    <w:rsid w:val="00120F70"/>
    <w:rsid w:val="001220BF"/>
    <w:rsid w:val="00130CC3"/>
    <w:rsid w:val="00133FBA"/>
    <w:rsid w:val="00134D1A"/>
    <w:rsid w:val="00136015"/>
    <w:rsid w:val="00140254"/>
    <w:rsid w:val="00156911"/>
    <w:rsid w:val="00160929"/>
    <w:rsid w:val="00164F4A"/>
    <w:rsid w:val="00172444"/>
    <w:rsid w:val="001764F3"/>
    <w:rsid w:val="00176762"/>
    <w:rsid w:val="00187DE2"/>
    <w:rsid w:val="001910F6"/>
    <w:rsid w:val="001B4019"/>
    <w:rsid w:val="001B5B71"/>
    <w:rsid w:val="001C4E1A"/>
    <w:rsid w:val="001D1BE6"/>
    <w:rsid w:val="001D66EC"/>
    <w:rsid w:val="001E3AAB"/>
    <w:rsid w:val="001E3C10"/>
    <w:rsid w:val="001E3D52"/>
    <w:rsid w:val="001E6422"/>
    <w:rsid w:val="001F2754"/>
    <w:rsid w:val="001F7E09"/>
    <w:rsid w:val="00202BED"/>
    <w:rsid w:val="00202E36"/>
    <w:rsid w:val="002067F0"/>
    <w:rsid w:val="00216D0C"/>
    <w:rsid w:val="0021745F"/>
    <w:rsid w:val="00222B8A"/>
    <w:rsid w:val="00230A5E"/>
    <w:rsid w:val="002329FA"/>
    <w:rsid w:val="00244574"/>
    <w:rsid w:val="00245792"/>
    <w:rsid w:val="00247C47"/>
    <w:rsid w:val="00251BBF"/>
    <w:rsid w:val="00253271"/>
    <w:rsid w:val="00253593"/>
    <w:rsid w:val="0026440A"/>
    <w:rsid w:val="00264D27"/>
    <w:rsid w:val="00267819"/>
    <w:rsid w:val="00270C7B"/>
    <w:rsid w:val="00281B70"/>
    <w:rsid w:val="00284211"/>
    <w:rsid w:val="00285555"/>
    <w:rsid w:val="00292ADE"/>
    <w:rsid w:val="00297354"/>
    <w:rsid w:val="002A0E69"/>
    <w:rsid w:val="002A757B"/>
    <w:rsid w:val="002D40C1"/>
    <w:rsid w:val="002E6837"/>
    <w:rsid w:val="002F03D7"/>
    <w:rsid w:val="002F31C9"/>
    <w:rsid w:val="002F6EAA"/>
    <w:rsid w:val="003015C1"/>
    <w:rsid w:val="00302E6E"/>
    <w:rsid w:val="003038FE"/>
    <w:rsid w:val="0030418C"/>
    <w:rsid w:val="00305DC5"/>
    <w:rsid w:val="0031241A"/>
    <w:rsid w:val="00316353"/>
    <w:rsid w:val="00322C40"/>
    <w:rsid w:val="0032442D"/>
    <w:rsid w:val="003274DB"/>
    <w:rsid w:val="00334517"/>
    <w:rsid w:val="00337D0A"/>
    <w:rsid w:val="003475CC"/>
    <w:rsid w:val="00347E1A"/>
    <w:rsid w:val="00352C79"/>
    <w:rsid w:val="00352D3F"/>
    <w:rsid w:val="0035475C"/>
    <w:rsid w:val="0037214E"/>
    <w:rsid w:val="0037297A"/>
    <w:rsid w:val="00376975"/>
    <w:rsid w:val="00387F24"/>
    <w:rsid w:val="003920CA"/>
    <w:rsid w:val="00395A9D"/>
    <w:rsid w:val="003964E9"/>
    <w:rsid w:val="003A0409"/>
    <w:rsid w:val="003A15DB"/>
    <w:rsid w:val="003A4990"/>
    <w:rsid w:val="003B2C8B"/>
    <w:rsid w:val="003B52D5"/>
    <w:rsid w:val="003B729F"/>
    <w:rsid w:val="003C3197"/>
    <w:rsid w:val="003D0A50"/>
    <w:rsid w:val="003D3D4C"/>
    <w:rsid w:val="003E32EB"/>
    <w:rsid w:val="003F0870"/>
    <w:rsid w:val="003F2419"/>
    <w:rsid w:val="00402A0C"/>
    <w:rsid w:val="00402F3D"/>
    <w:rsid w:val="00405090"/>
    <w:rsid w:val="004057F2"/>
    <w:rsid w:val="004068CA"/>
    <w:rsid w:val="00414B1B"/>
    <w:rsid w:val="00420E55"/>
    <w:rsid w:val="00442388"/>
    <w:rsid w:val="004476B4"/>
    <w:rsid w:val="00456165"/>
    <w:rsid w:val="004663BD"/>
    <w:rsid w:val="00472DBD"/>
    <w:rsid w:val="00484015"/>
    <w:rsid w:val="00484B26"/>
    <w:rsid w:val="004879D3"/>
    <w:rsid w:val="00495D9A"/>
    <w:rsid w:val="00495EC0"/>
    <w:rsid w:val="004A2DCB"/>
    <w:rsid w:val="004A5A47"/>
    <w:rsid w:val="004B0EA7"/>
    <w:rsid w:val="004B1057"/>
    <w:rsid w:val="004B25A3"/>
    <w:rsid w:val="004C08B4"/>
    <w:rsid w:val="004C0E12"/>
    <w:rsid w:val="004C4056"/>
    <w:rsid w:val="004C7DE7"/>
    <w:rsid w:val="004D2868"/>
    <w:rsid w:val="004D54C8"/>
    <w:rsid w:val="004E38D9"/>
    <w:rsid w:val="004E7A69"/>
    <w:rsid w:val="004F1ED8"/>
    <w:rsid w:val="004F303A"/>
    <w:rsid w:val="004F5684"/>
    <w:rsid w:val="004F6DC0"/>
    <w:rsid w:val="00500C4A"/>
    <w:rsid w:val="0050733E"/>
    <w:rsid w:val="00520DD4"/>
    <w:rsid w:val="00520F37"/>
    <w:rsid w:val="00522154"/>
    <w:rsid w:val="005263D4"/>
    <w:rsid w:val="0053395C"/>
    <w:rsid w:val="005406EA"/>
    <w:rsid w:val="00544C2A"/>
    <w:rsid w:val="005515E8"/>
    <w:rsid w:val="005519CC"/>
    <w:rsid w:val="00552E88"/>
    <w:rsid w:val="00567272"/>
    <w:rsid w:val="0057697F"/>
    <w:rsid w:val="005773E5"/>
    <w:rsid w:val="00586AB1"/>
    <w:rsid w:val="0059009C"/>
    <w:rsid w:val="00596E40"/>
    <w:rsid w:val="00596F0B"/>
    <w:rsid w:val="005A030D"/>
    <w:rsid w:val="005A611A"/>
    <w:rsid w:val="005B2A5F"/>
    <w:rsid w:val="005B2BBD"/>
    <w:rsid w:val="005B7721"/>
    <w:rsid w:val="005C535F"/>
    <w:rsid w:val="005D2DCB"/>
    <w:rsid w:val="005D56A4"/>
    <w:rsid w:val="005D6AD0"/>
    <w:rsid w:val="005E140C"/>
    <w:rsid w:val="005E1D9D"/>
    <w:rsid w:val="005E7F2E"/>
    <w:rsid w:val="00601E51"/>
    <w:rsid w:val="0060794D"/>
    <w:rsid w:val="006249EA"/>
    <w:rsid w:val="006315E1"/>
    <w:rsid w:val="00636A73"/>
    <w:rsid w:val="00640C0E"/>
    <w:rsid w:val="00645E73"/>
    <w:rsid w:val="00647D57"/>
    <w:rsid w:val="00656142"/>
    <w:rsid w:val="00656B80"/>
    <w:rsid w:val="006608EE"/>
    <w:rsid w:val="00671D2B"/>
    <w:rsid w:val="00682EF6"/>
    <w:rsid w:val="0068528A"/>
    <w:rsid w:val="00691A5E"/>
    <w:rsid w:val="006A1B66"/>
    <w:rsid w:val="006A2A81"/>
    <w:rsid w:val="006A6BEA"/>
    <w:rsid w:val="006B1E86"/>
    <w:rsid w:val="006B3458"/>
    <w:rsid w:val="006B51EC"/>
    <w:rsid w:val="006B573C"/>
    <w:rsid w:val="006D231D"/>
    <w:rsid w:val="006D40A3"/>
    <w:rsid w:val="006E4DC8"/>
    <w:rsid w:val="006F413E"/>
    <w:rsid w:val="00703C13"/>
    <w:rsid w:val="007054FF"/>
    <w:rsid w:val="0071306C"/>
    <w:rsid w:val="00715D51"/>
    <w:rsid w:val="00722726"/>
    <w:rsid w:val="0072460F"/>
    <w:rsid w:val="00725C9E"/>
    <w:rsid w:val="00726B6C"/>
    <w:rsid w:val="00733F25"/>
    <w:rsid w:val="00751CE6"/>
    <w:rsid w:val="007540B6"/>
    <w:rsid w:val="00762F0F"/>
    <w:rsid w:val="00764C2A"/>
    <w:rsid w:val="00764E69"/>
    <w:rsid w:val="00767285"/>
    <w:rsid w:val="007701B2"/>
    <w:rsid w:val="00785072"/>
    <w:rsid w:val="00791666"/>
    <w:rsid w:val="0079313D"/>
    <w:rsid w:val="00796373"/>
    <w:rsid w:val="007A5C30"/>
    <w:rsid w:val="007A66A0"/>
    <w:rsid w:val="007B22B2"/>
    <w:rsid w:val="007C67C0"/>
    <w:rsid w:val="007D27FD"/>
    <w:rsid w:val="007D2D67"/>
    <w:rsid w:val="007D3639"/>
    <w:rsid w:val="007E214E"/>
    <w:rsid w:val="007E2682"/>
    <w:rsid w:val="007F1297"/>
    <w:rsid w:val="008026A6"/>
    <w:rsid w:val="0080324E"/>
    <w:rsid w:val="00804324"/>
    <w:rsid w:val="00805686"/>
    <w:rsid w:val="00810942"/>
    <w:rsid w:val="008133FE"/>
    <w:rsid w:val="008350BE"/>
    <w:rsid w:val="00837ECB"/>
    <w:rsid w:val="00841C49"/>
    <w:rsid w:val="00842A12"/>
    <w:rsid w:val="008505C3"/>
    <w:rsid w:val="008534FA"/>
    <w:rsid w:val="00866B23"/>
    <w:rsid w:val="0087638C"/>
    <w:rsid w:val="00877663"/>
    <w:rsid w:val="00881457"/>
    <w:rsid w:val="00885D44"/>
    <w:rsid w:val="00891FE8"/>
    <w:rsid w:val="00894D3D"/>
    <w:rsid w:val="00894E57"/>
    <w:rsid w:val="008A2A20"/>
    <w:rsid w:val="008A4F8F"/>
    <w:rsid w:val="008A70A0"/>
    <w:rsid w:val="008B2885"/>
    <w:rsid w:val="008B3FC0"/>
    <w:rsid w:val="008C3637"/>
    <w:rsid w:val="008D13CB"/>
    <w:rsid w:val="008D333F"/>
    <w:rsid w:val="008D3925"/>
    <w:rsid w:val="008D47A3"/>
    <w:rsid w:val="008D674F"/>
    <w:rsid w:val="008E1887"/>
    <w:rsid w:val="008E3711"/>
    <w:rsid w:val="008E424E"/>
    <w:rsid w:val="008F0124"/>
    <w:rsid w:val="008F11F8"/>
    <w:rsid w:val="008F346F"/>
    <w:rsid w:val="009036AE"/>
    <w:rsid w:val="00907F18"/>
    <w:rsid w:val="00912ABB"/>
    <w:rsid w:val="0091366A"/>
    <w:rsid w:val="0091383A"/>
    <w:rsid w:val="00916CF8"/>
    <w:rsid w:val="00917FA7"/>
    <w:rsid w:val="0092337B"/>
    <w:rsid w:val="00924C7E"/>
    <w:rsid w:val="009274BB"/>
    <w:rsid w:val="009304BB"/>
    <w:rsid w:val="009322BD"/>
    <w:rsid w:val="009357EF"/>
    <w:rsid w:val="00936410"/>
    <w:rsid w:val="00937B95"/>
    <w:rsid w:val="009403B1"/>
    <w:rsid w:val="009506B2"/>
    <w:rsid w:val="00963338"/>
    <w:rsid w:val="00965669"/>
    <w:rsid w:val="00966B85"/>
    <w:rsid w:val="009705B8"/>
    <w:rsid w:val="009706CC"/>
    <w:rsid w:val="0097265C"/>
    <w:rsid w:val="00980C44"/>
    <w:rsid w:val="0098779C"/>
    <w:rsid w:val="00990D93"/>
    <w:rsid w:val="00991289"/>
    <w:rsid w:val="00992AED"/>
    <w:rsid w:val="00992F6F"/>
    <w:rsid w:val="0099307F"/>
    <w:rsid w:val="00996884"/>
    <w:rsid w:val="009A1454"/>
    <w:rsid w:val="009A1DAC"/>
    <w:rsid w:val="009A614E"/>
    <w:rsid w:val="009A79ED"/>
    <w:rsid w:val="009C0C32"/>
    <w:rsid w:val="009D1C3C"/>
    <w:rsid w:val="009D600A"/>
    <w:rsid w:val="009D68CC"/>
    <w:rsid w:val="009E0862"/>
    <w:rsid w:val="009E4D63"/>
    <w:rsid w:val="009E52C1"/>
    <w:rsid w:val="009F644B"/>
    <w:rsid w:val="009F6D12"/>
    <w:rsid w:val="00A034C9"/>
    <w:rsid w:val="00A06AE6"/>
    <w:rsid w:val="00A168CC"/>
    <w:rsid w:val="00A21218"/>
    <w:rsid w:val="00A24CF0"/>
    <w:rsid w:val="00A272EB"/>
    <w:rsid w:val="00A34583"/>
    <w:rsid w:val="00A3559F"/>
    <w:rsid w:val="00A4231B"/>
    <w:rsid w:val="00A43A18"/>
    <w:rsid w:val="00A44053"/>
    <w:rsid w:val="00A57F60"/>
    <w:rsid w:val="00A61828"/>
    <w:rsid w:val="00A675EC"/>
    <w:rsid w:val="00A70B79"/>
    <w:rsid w:val="00A726EB"/>
    <w:rsid w:val="00A75BBD"/>
    <w:rsid w:val="00A8653F"/>
    <w:rsid w:val="00A866C1"/>
    <w:rsid w:val="00A92E94"/>
    <w:rsid w:val="00A9495C"/>
    <w:rsid w:val="00A9635A"/>
    <w:rsid w:val="00AA316D"/>
    <w:rsid w:val="00AA4A0A"/>
    <w:rsid w:val="00AB3937"/>
    <w:rsid w:val="00AC05A8"/>
    <w:rsid w:val="00AC087F"/>
    <w:rsid w:val="00AC7F4A"/>
    <w:rsid w:val="00AD33E3"/>
    <w:rsid w:val="00AD3B0B"/>
    <w:rsid w:val="00AD52D9"/>
    <w:rsid w:val="00AD5414"/>
    <w:rsid w:val="00AE48A1"/>
    <w:rsid w:val="00AF02D3"/>
    <w:rsid w:val="00AF3118"/>
    <w:rsid w:val="00B10342"/>
    <w:rsid w:val="00B10C18"/>
    <w:rsid w:val="00B13A17"/>
    <w:rsid w:val="00B17544"/>
    <w:rsid w:val="00B17D95"/>
    <w:rsid w:val="00B2707E"/>
    <w:rsid w:val="00B3390B"/>
    <w:rsid w:val="00B35645"/>
    <w:rsid w:val="00B36F51"/>
    <w:rsid w:val="00B44971"/>
    <w:rsid w:val="00B46AC0"/>
    <w:rsid w:val="00B5343A"/>
    <w:rsid w:val="00B60967"/>
    <w:rsid w:val="00B61FD9"/>
    <w:rsid w:val="00B65A6B"/>
    <w:rsid w:val="00B7061A"/>
    <w:rsid w:val="00B75761"/>
    <w:rsid w:val="00B81A69"/>
    <w:rsid w:val="00B8472A"/>
    <w:rsid w:val="00B86148"/>
    <w:rsid w:val="00B86AC7"/>
    <w:rsid w:val="00B87684"/>
    <w:rsid w:val="00B952A8"/>
    <w:rsid w:val="00BA04D7"/>
    <w:rsid w:val="00BA0DBD"/>
    <w:rsid w:val="00BA731B"/>
    <w:rsid w:val="00BB0F78"/>
    <w:rsid w:val="00BB1992"/>
    <w:rsid w:val="00BB5CA4"/>
    <w:rsid w:val="00BD2ABE"/>
    <w:rsid w:val="00BD4DEC"/>
    <w:rsid w:val="00BE27D6"/>
    <w:rsid w:val="00BE7E0B"/>
    <w:rsid w:val="00BF049C"/>
    <w:rsid w:val="00BF592B"/>
    <w:rsid w:val="00C018B9"/>
    <w:rsid w:val="00C02B6D"/>
    <w:rsid w:val="00C042D4"/>
    <w:rsid w:val="00C07FC6"/>
    <w:rsid w:val="00C13093"/>
    <w:rsid w:val="00C13596"/>
    <w:rsid w:val="00C17AD2"/>
    <w:rsid w:val="00C30F9A"/>
    <w:rsid w:val="00C37E80"/>
    <w:rsid w:val="00C4006F"/>
    <w:rsid w:val="00C45228"/>
    <w:rsid w:val="00C4787A"/>
    <w:rsid w:val="00C54483"/>
    <w:rsid w:val="00C70046"/>
    <w:rsid w:val="00C760C6"/>
    <w:rsid w:val="00C80565"/>
    <w:rsid w:val="00C82B65"/>
    <w:rsid w:val="00C85434"/>
    <w:rsid w:val="00C91994"/>
    <w:rsid w:val="00C963C6"/>
    <w:rsid w:val="00CA2C4D"/>
    <w:rsid w:val="00CA5ECA"/>
    <w:rsid w:val="00CB2660"/>
    <w:rsid w:val="00CC10A8"/>
    <w:rsid w:val="00CC7A4C"/>
    <w:rsid w:val="00CD2B51"/>
    <w:rsid w:val="00CD35E3"/>
    <w:rsid w:val="00CE15EE"/>
    <w:rsid w:val="00CE4B42"/>
    <w:rsid w:val="00CF01EC"/>
    <w:rsid w:val="00CF102D"/>
    <w:rsid w:val="00CF263E"/>
    <w:rsid w:val="00CF2DE0"/>
    <w:rsid w:val="00CF500A"/>
    <w:rsid w:val="00D0114D"/>
    <w:rsid w:val="00D10D62"/>
    <w:rsid w:val="00D3064F"/>
    <w:rsid w:val="00D31170"/>
    <w:rsid w:val="00D311B3"/>
    <w:rsid w:val="00D35E42"/>
    <w:rsid w:val="00D368FC"/>
    <w:rsid w:val="00D4443B"/>
    <w:rsid w:val="00D45881"/>
    <w:rsid w:val="00D508D2"/>
    <w:rsid w:val="00D53985"/>
    <w:rsid w:val="00D57052"/>
    <w:rsid w:val="00D6794B"/>
    <w:rsid w:val="00D71C41"/>
    <w:rsid w:val="00D71F2D"/>
    <w:rsid w:val="00D74BA8"/>
    <w:rsid w:val="00D82BD5"/>
    <w:rsid w:val="00D82BEB"/>
    <w:rsid w:val="00D8417B"/>
    <w:rsid w:val="00D8622C"/>
    <w:rsid w:val="00D86316"/>
    <w:rsid w:val="00D866F8"/>
    <w:rsid w:val="00D918C2"/>
    <w:rsid w:val="00D91EB2"/>
    <w:rsid w:val="00D9205B"/>
    <w:rsid w:val="00D97F94"/>
    <w:rsid w:val="00DA1229"/>
    <w:rsid w:val="00DA2253"/>
    <w:rsid w:val="00DA239F"/>
    <w:rsid w:val="00DA34A3"/>
    <w:rsid w:val="00DA5958"/>
    <w:rsid w:val="00DB1C49"/>
    <w:rsid w:val="00DC3724"/>
    <w:rsid w:val="00DC469D"/>
    <w:rsid w:val="00DC65BE"/>
    <w:rsid w:val="00DC71E1"/>
    <w:rsid w:val="00DE0A4C"/>
    <w:rsid w:val="00DE2B9F"/>
    <w:rsid w:val="00DE4AAB"/>
    <w:rsid w:val="00DE640B"/>
    <w:rsid w:val="00E02C08"/>
    <w:rsid w:val="00E03B72"/>
    <w:rsid w:val="00E210E4"/>
    <w:rsid w:val="00E31BEC"/>
    <w:rsid w:val="00E332EA"/>
    <w:rsid w:val="00E363BC"/>
    <w:rsid w:val="00E369AF"/>
    <w:rsid w:val="00E4010B"/>
    <w:rsid w:val="00E46E75"/>
    <w:rsid w:val="00E50689"/>
    <w:rsid w:val="00E600ED"/>
    <w:rsid w:val="00E6307E"/>
    <w:rsid w:val="00E7117C"/>
    <w:rsid w:val="00E71A23"/>
    <w:rsid w:val="00E72F1E"/>
    <w:rsid w:val="00E76CE8"/>
    <w:rsid w:val="00E81EAD"/>
    <w:rsid w:val="00E835C1"/>
    <w:rsid w:val="00E905E2"/>
    <w:rsid w:val="00E95B32"/>
    <w:rsid w:val="00EA7758"/>
    <w:rsid w:val="00EB4F49"/>
    <w:rsid w:val="00EC2376"/>
    <w:rsid w:val="00EC43D1"/>
    <w:rsid w:val="00ED6E08"/>
    <w:rsid w:val="00EE3144"/>
    <w:rsid w:val="00EE551A"/>
    <w:rsid w:val="00EE5E85"/>
    <w:rsid w:val="00EE7974"/>
    <w:rsid w:val="00EF2BE3"/>
    <w:rsid w:val="00EF35B6"/>
    <w:rsid w:val="00EF74FC"/>
    <w:rsid w:val="00F002A9"/>
    <w:rsid w:val="00F1422C"/>
    <w:rsid w:val="00F15E66"/>
    <w:rsid w:val="00F24950"/>
    <w:rsid w:val="00F24E3C"/>
    <w:rsid w:val="00F3061B"/>
    <w:rsid w:val="00F340E5"/>
    <w:rsid w:val="00F41FF2"/>
    <w:rsid w:val="00F570C9"/>
    <w:rsid w:val="00F63753"/>
    <w:rsid w:val="00F65553"/>
    <w:rsid w:val="00F66227"/>
    <w:rsid w:val="00F667F8"/>
    <w:rsid w:val="00F70849"/>
    <w:rsid w:val="00F71944"/>
    <w:rsid w:val="00F738C0"/>
    <w:rsid w:val="00F7788E"/>
    <w:rsid w:val="00F84DA9"/>
    <w:rsid w:val="00F8777A"/>
    <w:rsid w:val="00F90E17"/>
    <w:rsid w:val="00F927DD"/>
    <w:rsid w:val="00FA09A5"/>
    <w:rsid w:val="00FA26BF"/>
    <w:rsid w:val="00FB1AF5"/>
    <w:rsid w:val="00FB3005"/>
    <w:rsid w:val="00FB4308"/>
    <w:rsid w:val="00FB61AD"/>
    <w:rsid w:val="00FC56C1"/>
    <w:rsid w:val="00FC57A7"/>
    <w:rsid w:val="00FD0403"/>
    <w:rsid w:val="00FE127D"/>
    <w:rsid w:val="00FE3570"/>
    <w:rsid w:val="00FE5465"/>
    <w:rsid w:val="00FE6208"/>
    <w:rsid w:val="00FF71E6"/>
    <w:rsid w:val="078E413E"/>
    <w:rsid w:val="0F77BB3B"/>
    <w:rsid w:val="2EEF7C24"/>
    <w:rsid w:val="3BCA4C69"/>
    <w:rsid w:val="474129C0"/>
    <w:rsid w:val="476DBCC1"/>
    <w:rsid w:val="4EDF1584"/>
    <w:rsid w:val="51473060"/>
    <w:rsid w:val="53BF6FED"/>
    <w:rsid w:val="5B9B42DB"/>
    <w:rsid w:val="7F76A4F5"/>
    <w:rsid w:val="7FF9BF1E"/>
    <w:rsid w:val="E73F50FB"/>
    <w:rsid w:val="EFF27CA0"/>
    <w:rsid w:val="FCF58D1F"/>
    <w:rsid w:val="FEBB4B4F"/>
    <w:rsid w:val="FEFBB6EB"/>
    <w:rsid w:val="FEFF3603"/>
    <w:rsid w:val="FFFD24B4"/>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10052DD"/>
  <w15:docId w15:val="{7912F2AE-FF24-4579-B0BF-798701B93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ug-CN"/>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semiHidden="1" w:qFormat="1"/>
    <w:lsdException w:name="toc 2" w:semiHidden="1" w:qFormat="1"/>
    <w:lsdException w:name="toc 3" w:semiHidden="1"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Normal Indent" w:qFormat="1"/>
    <w:lsdException w:name="header" w:qFormat="1"/>
    <w:lsdException w:name="footer" w:qFormat="1"/>
    <w:lsdException w:name="caption" w:semiHidden="1" w:unhideWhenUsed="1" w:qFormat="1"/>
    <w:lsdException w:name="Title" w:qFormat="1"/>
    <w:lsdException w:name="Default Paragraph Font" w:semiHidden="1" w:uiPriority="1" w:unhideWhenUsed="1"/>
    <w:lsdException w:name="Body Text" w:qFormat="1"/>
    <w:lsdException w:name="Body Text Indent" w:qFormat="1"/>
    <w:lsdException w:name="Subtitle" w:qFormat="1"/>
    <w:lsdException w:name="Date" w:qFormat="1"/>
    <w:lsdException w:name="Body Text 2" w:qFormat="1"/>
    <w:lsdException w:name="Body Text Indent 2" w:qFormat="1"/>
    <w:lsdException w:name="Strong" w:qFormat="1"/>
    <w:lsdException w:name="Emphasis" w:qFormat="1"/>
    <w:lsdException w:name="Document Map" w:semiHidden="1" w:qFormat="1"/>
    <w:lsdException w:name="Plain Text"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lang w:bidi="ar-SA"/>
    </w:rPr>
  </w:style>
  <w:style w:type="paragraph" w:styleId="10">
    <w:name w:val="heading 1"/>
    <w:basedOn w:val="a"/>
    <w:next w:val="a"/>
    <w:qFormat/>
    <w:pPr>
      <w:keepNext/>
      <w:keepLines/>
      <w:spacing w:line="360" w:lineRule="auto"/>
      <w:jc w:val="center"/>
      <w:outlineLvl w:val="0"/>
    </w:pPr>
    <w:rPr>
      <w:rFonts w:ascii="黑体" w:eastAsia="黑体"/>
      <w:kern w:val="44"/>
      <w:sz w:val="36"/>
      <w:szCs w:val="20"/>
    </w:rPr>
  </w:style>
  <w:style w:type="paragraph" w:styleId="20">
    <w:name w:val="heading 2"/>
    <w:basedOn w:val="a"/>
    <w:next w:val="a"/>
    <w:qFormat/>
    <w:pPr>
      <w:keepNext/>
      <w:keepLines/>
      <w:outlineLvl w:val="1"/>
    </w:pPr>
    <w:rPr>
      <w:sz w:val="24"/>
      <w:szCs w:val="20"/>
    </w:rPr>
  </w:style>
  <w:style w:type="paragraph" w:styleId="3">
    <w:name w:val="heading 3"/>
    <w:basedOn w:val="a"/>
    <w:next w:val="a"/>
    <w:qFormat/>
    <w:pPr>
      <w:keepNext/>
      <w:keepLines/>
      <w:adjustRightInd w:val="0"/>
      <w:snapToGrid w:val="0"/>
      <w:spacing w:before="240" w:afterLines="50" w:after="156" w:line="480" w:lineRule="exact"/>
      <w:jc w:val="center"/>
      <w:outlineLvl w:val="2"/>
    </w:pPr>
    <w:rPr>
      <w:rFonts w:ascii="宋体" w:hAnsi="宋体"/>
      <w:b/>
      <w:sz w:val="24"/>
      <w:szCs w:val="20"/>
    </w:rPr>
  </w:style>
  <w:style w:type="paragraph" w:styleId="5">
    <w:name w:val="heading 5"/>
    <w:basedOn w:val="a"/>
    <w:next w:val="a"/>
    <w:qFormat/>
    <w:pPr>
      <w:keepNext/>
      <w:jc w:val="center"/>
      <w:outlineLvl w:val="4"/>
    </w:pPr>
    <w:rPr>
      <w:rFonts w:ascii="隶书" w:eastAsia="黑体" w:hAnsi="Book Antiqua"/>
      <w:sz w:val="44"/>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semiHidden/>
    <w:qFormat/>
    <w:pPr>
      <w:ind w:left="2520"/>
    </w:pPr>
  </w:style>
  <w:style w:type="paragraph" w:styleId="a3">
    <w:name w:val="Normal Indent"/>
    <w:basedOn w:val="a"/>
    <w:qFormat/>
    <w:pPr>
      <w:ind w:firstLine="420"/>
    </w:pPr>
    <w:rPr>
      <w:szCs w:val="20"/>
    </w:rPr>
  </w:style>
  <w:style w:type="paragraph" w:styleId="a4">
    <w:name w:val="Document Map"/>
    <w:basedOn w:val="a"/>
    <w:semiHidden/>
    <w:qFormat/>
    <w:pPr>
      <w:shd w:val="clear" w:color="auto" w:fill="000080"/>
      <w:adjustRightInd w:val="0"/>
      <w:spacing w:line="360" w:lineRule="atLeast"/>
      <w:jc w:val="left"/>
      <w:textAlignment w:val="baseline"/>
    </w:pPr>
    <w:rPr>
      <w:kern w:val="0"/>
      <w:sz w:val="24"/>
      <w:szCs w:val="20"/>
    </w:rPr>
  </w:style>
  <w:style w:type="paragraph" w:styleId="a5">
    <w:name w:val="Body Text"/>
    <w:basedOn w:val="a"/>
    <w:qFormat/>
    <w:pPr>
      <w:adjustRightInd w:val="0"/>
      <w:spacing w:line="240" w:lineRule="exact"/>
      <w:jc w:val="left"/>
      <w:textAlignment w:val="baseline"/>
    </w:pPr>
    <w:rPr>
      <w:rFonts w:ascii="宋体"/>
      <w:kern w:val="0"/>
      <w:sz w:val="28"/>
      <w:szCs w:val="20"/>
    </w:rPr>
  </w:style>
  <w:style w:type="paragraph" w:styleId="a6">
    <w:name w:val="Body Text Indent"/>
    <w:basedOn w:val="a"/>
    <w:qFormat/>
    <w:pPr>
      <w:adjustRightInd w:val="0"/>
      <w:snapToGrid w:val="0"/>
      <w:spacing w:line="460" w:lineRule="atLeast"/>
      <w:ind w:firstLine="561"/>
    </w:pPr>
    <w:rPr>
      <w:rFonts w:ascii="宋体" w:eastAsia="仿宋_GB2312" w:hAnsi="宋体"/>
      <w:sz w:val="28"/>
      <w:szCs w:val="20"/>
    </w:rPr>
  </w:style>
  <w:style w:type="paragraph" w:styleId="TOC5">
    <w:name w:val="toc 5"/>
    <w:basedOn w:val="a"/>
    <w:next w:val="a"/>
    <w:semiHidden/>
    <w:qFormat/>
    <w:pPr>
      <w:ind w:left="1680"/>
    </w:pPr>
  </w:style>
  <w:style w:type="paragraph" w:styleId="TOC3">
    <w:name w:val="toc 3"/>
    <w:basedOn w:val="a"/>
    <w:next w:val="a"/>
    <w:semiHidden/>
    <w:qFormat/>
    <w:pPr>
      <w:ind w:left="840"/>
    </w:pPr>
  </w:style>
  <w:style w:type="paragraph" w:styleId="a7">
    <w:name w:val="Plain Text"/>
    <w:basedOn w:val="a"/>
    <w:qFormat/>
    <w:rPr>
      <w:rFonts w:ascii="宋体" w:hAnsi="Courier New"/>
      <w:szCs w:val="20"/>
    </w:rPr>
  </w:style>
  <w:style w:type="paragraph" w:styleId="TOC8">
    <w:name w:val="toc 8"/>
    <w:basedOn w:val="a"/>
    <w:next w:val="a"/>
    <w:semiHidden/>
    <w:qFormat/>
    <w:pPr>
      <w:ind w:left="2940"/>
    </w:pPr>
  </w:style>
  <w:style w:type="paragraph" w:styleId="a8">
    <w:name w:val="Date"/>
    <w:basedOn w:val="a"/>
    <w:next w:val="a"/>
    <w:qFormat/>
    <w:rPr>
      <w:rFonts w:ascii="楷体_GB2312" w:eastAsia="楷体_GB2312" w:hAnsi="宋体"/>
      <w:sz w:val="32"/>
      <w:szCs w:val="20"/>
    </w:rPr>
  </w:style>
  <w:style w:type="paragraph" w:styleId="21">
    <w:name w:val="Body Text Indent 2"/>
    <w:basedOn w:val="a"/>
    <w:qFormat/>
    <w:pPr>
      <w:tabs>
        <w:tab w:val="left" w:pos="0"/>
      </w:tabs>
      <w:ind w:firstLine="630"/>
    </w:pPr>
    <w:rPr>
      <w:rFonts w:eastAsia="仿宋_GB2312"/>
      <w:sz w:val="32"/>
      <w:szCs w:val="20"/>
    </w:rPr>
  </w:style>
  <w:style w:type="paragraph" w:styleId="a9">
    <w:name w:val="Balloon Text"/>
    <w:basedOn w:val="a"/>
    <w:semiHidden/>
    <w:qFormat/>
    <w:rPr>
      <w:sz w:val="18"/>
      <w:szCs w:val="18"/>
    </w:rPr>
  </w:style>
  <w:style w:type="paragraph" w:styleId="aa">
    <w:name w:val="footer"/>
    <w:basedOn w:val="a"/>
    <w:qFormat/>
    <w:pPr>
      <w:tabs>
        <w:tab w:val="center" w:pos="4153"/>
        <w:tab w:val="right" w:pos="8306"/>
      </w:tabs>
      <w:snapToGrid w:val="0"/>
      <w:jc w:val="left"/>
    </w:pPr>
    <w:rPr>
      <w:rFonts w:ascii="宋体" w:hAnsi="宋体"/>
      <w:sz w:val="18"/>
      <w:szCs w:val="20"/>
    </w:rPr>
  </w:style>
  <w:style w:type="paragraph" w:styleId="ab">
    <w:name w:val="header"/>
    <w:basedOn w:val="a"/>
    <w:qFormat/>
    <w:pPr>
      <w:pBdr>
        <w:bottom w:val="single" w:sz="6" w:space="1" w:color="auto"/>
      </w:pBdr>
      <w:tabs>
        <w:tab w:val="center" w:pos="4153"/>
        <w:tab w:val="right" w:pos="8306"/>
      </w:tabs>
      <w:snapToGrid w:val="0"/>
      <w:jc w:val="center"/>
    </w:pPr>
    <w:rPr>
      <w:rFonts w:ascii="宋体" w:hAnsi="宋体"/>
      <w:sz w:val="18"/>
      <w:szCs w:val="20"/>
    </w:rPr>
  </w:style>
  <w:style w:type="paragraph" w:styleId="TOC1">
    <w:name w:val="toc 1"/>
    <w:basedOn w:val="a"/>
    <w:next w:val="a"/>
    <w:semiHidden/>
    <w:qFormat/>
    <w:pPr>
      <w:adjustRightInd w:val="0"/>
      <w:snapToGrid w:val="0"/>
      <w:spacing w:line="240" w:lineRule="atLeast"/>
      <w:jc w:val="left"/>
    </w:pPr>
    <w:rPr>
      <w:rFonts w:ascii="宋体" w:hAnsi="宋体"/>
      <w:sz w:val="24"/>
    </w:rPr>
  </w:style>
  <w:style w:type="paragraph" w:styleId="TOC4">
    <w:name w:val="toc 4"/>
    <w:basedOn w:val="a"/>
    <w:next w:val="a"/>
    <w:semiHidden/>
    <w:qFormat/>
    <w:pPr>
      <w:ind w:left="1260"/>
    </w:pPr>
  </w:style>
  <w:style w:type="paragraph" w:styleId="TOC6">
    <w:name w:val="toc 6"/>
    <w:basedOn w:val="a"/>
    <w:next w:val="a"/>
    <w:semiHidden/>
    <w:qFormat/>
    <w:pPr>
      <w:ind w:left="2100"/>
    </w:pPr>
  </w:style>
  <w:style w:type="paragraph" w:styleId="TOC2">
    <w:name w:val="toc 2"/>
    <w:basedOn w:val="a"/>
    <w:next w:val="a"/>
    <w:semiHidden/>
    <w:qFormat/>
    <w:pPr>
      <w:spacing w:line="300" w:lineRule="exact"/>
      <w:ind w:left="284"/>
      <w:jc w:val="center"/>
    </w:pPr>
    <w:rPr>
      <w:smallCaps/>
      <w:szCs w:val="20"/>
    </w:rPr>
  </w:style>
  <w:style w:type="paragraph" w:styleId="TOC9">
    <w:name w:val="toc 9"/>
    <w:basedOn w:val="a"/>
    <w:next w:val="a"/>
    <w:semiHidden/>
    <w:qFormat/>
    <w:pPr>
      <w:ind w:left="3360"/>
    </w:pPr>
  </w:style>
  <w:style w:type="paragraph" w:styleId="2">
    <w:name w:val="Body Text 2"/>
    <w:basedOn w:val="a"/>
    <w:qFormat/>
    <w:pPr>
      <w:numPr>
        <w:numId w:val="1"/>
      </w:numPr>
      <w:adjustRightInd w:val="0"/>
      <w:snapToGrid w:val="0"/>
      <w:spacing w:line="360" w:lineRule="auto"/>
    </w:pPr>
    <w:rPr>
      <w:rFonts w:ascii="宋体" w:hAnsi="宋体"/>
      <w:sz w:val="24"/>
      <w:szCs w:val="20"/>
    </w:rPr>
  </w:style>
  <w:style w:type="paragraph" w:styleId="ac">
    <w:name w:val="Normal (Web)"/>
    <w:basedOn w:val="a"/>
    <w:uiPriority w:val="99"/>
    <w:pPr>
      <w:widowControl/>
      <w:spacing w:before="100" w:beforeAutospacing="1" w:after="100" w:afterAutospacing="1"/>
      <w:jc w:val="left"/>
    </w:pPr>
    <w:rPr>
      <w:rFonts w:ascii="宋体" w:hAnsi="宋体"/>
      <w:kern w:val="0"/>
      <w:sz w:val="24"/>
    </w:rPr>
  </w:style>
  <w:style w:type="character" w:styleId="ad">
    <w:name w:val="page number"/>
  </w:style>
  <w:style w:type="character" w:styleId="ae">
    <w:name w:val="Hyperlink"/>
    <w:rPr>
      <w:color w:val="0000FF"/>
      <w:u w:val="single"/>
    </w:rPr>
  </w:style>
  <w:style w:type="paragraph" w:customStyle="1" w:styleId="1">
    <w:name w:val="样式1"/>
    <w:basedOn w:val="a"/>
    <w:pPr>
      <w:numPr>
        <w:numId w:val="2"/>
      </w:numPr>
      <w:tabs>
        <w:tab w:val="left" w:pos="2160"/>
      </w:tabs>
      <w:adjustRightInd w:val="0"/>
      <w:snapToGrid w:val="0"/>
      <w:spacing w:line="360" w:lineRule="auto"/>
      <w:ind w:left="0" w:firstLine="720"/>
    </w:pPr>
    <w:rPr>
      <w:rFonts w:ascii="宋体" w:hAnsi="宋体"/>
      <w:sz w:val="24"/>
      <w:szCs w:val="20"/>
    </w:rPr>
  </w:style>
  <w:style w:type="paragraph" w:customStyle="1" w:styleId="af">
    <w:name w:val="尾注文字"/>
    <w:basedOn w:val="a"/>
    <w:pPr>
      <w:autoSpaceDE w:val="0"/>
      <w:autoSpaceDN w:val="0"/>
      <w:adjustRightInd w:val="0"/>
      <w:jc w:val="left"/>
    </w:pPr>
    <w:rPr>
      <w:kern w:val="0"/>
      <w:sz w:val="24"/>
      <w:szCs w:val="20"/>
    </w:rPr>
  </w:style>
  <w:style w:type="paragraph" w:customStyle="1" w:styleId="xl44">
    <w:name w:val="xl44"/>
    <w:basedOn w:val="a"/>
    <w:pPr>
      <w:widowControl/>
      <w:spacing w:before="100" w:beforeAutospacing="1" w:after="100" w:afterAutospacing="1"/>
      <w:jc w:val="center"/>
      <w:textAlignment w:val="center"/>
    </w:pPr>
    <w:rPr>
      <w:rFonts w:ascii="Arial Unicode MS" w:eastAsia="Arial Unicode MS" w:hAnsi="Arial Unicode MS" w:cs="Arial Unicode MS"/>
      <w:b/>
      <w:bCs/>
      <w:kern w:val="0"/>
      <w:sz w:val="20"/>
      <w:szCs w:val="20"/>
    </w:rPr>
  </w:style>
  <w:style w:type="paragraph" w:customStyle="1" w:styleId="CharChar">
    <w:name w:val="Char Char"/>
    <w:basedOn w:val="a"/>
    <w:pPr>
      <w:widowControl/>
      <w:spacing w:after="160" w:line="240" w:lineRule="exact"/>
      <w:jc w:val="left"/>
    </w:pPr>
    <w:rPr>
      <w:rFonts w:ascii="Verdana" w:eastAsia="仿宋_GB2312" w:hAnsi="Verdana"/>
      <w:kern w:val="0"/>
      <w:sz w:val="24"/>
      <w:szCs w:val="20"/>
      <w:lang w:eastAsia="en-US"/>
    </w:rPr>
  </w:style>
  <w:style w:type="paragraph" w:customStyle="1" w:styleId="xl22">
    <w:name w:val="xl22"/>
    <w:basedOn w:val="a"/>
    <w:pPr>
      <w:widowControl/>
      <w:spacing w:before="100" w:beforeAutospacing="1" w:after="100" w:afterAutospacing="1"/>
      <w:jc w:val="center"/>
      <w:textAlignment w:val="center"/>
    </w:pPr>
    <w:rPr>
      <w:rFonts w:ascii="Arial Unicode MS" w:eastAsia="Arial Unicode MS" w:hAnsi="Arial Unicode MS" w:cs="Arial Unicode MS"/>
      <w:kern w:val="0"/>
      <w:sz w:val="24"/>
    </w:rPr>
  </w:style>
  <w:style w:type="paragraph" w:customStyle="1" w:styleId="xl40">
    <w:name w:val="xl40"/>
    <w:basedOn w:val="a"/>
    <w:pPr>
      <w:widowControl/>
      <w:pBdr>
        <w:bottom w:val="single" w:sz="4" w:space="0" w:color="auto"/>
        <w:right w:val="single" w:sz="4" w:space="0" w:color="auto"/>
      </w:pBdr>
      <w:spacing w:before="100" w:beforeAutospacing="1" w:after="100" w:afterAutospacing="1"/>
      <w:textAlignment w:val="top"/>
    </w:pPr>
    <w:rPr>
      <w:rFonts w:ascii="仿宋_GB2312" w:eastAsia="仿宋_GB2312" w:hAnsi="Arial Unicode MS" w:cs="Arial Unicode MS" w:hint="eastAsia"/>
      <w:kern w:val="0"/>
      <w:sz w:val="20"/>
      <w:szCs w:val="20"/>
    </w:rPr>
  </w:style>
  <w:style w:type="paragraph" w:customStyle="1" w:styleId="11">
    <w:name w:val="列表段落1"/>
    <w:basedOn w:val="a"/>
    <w:uiPriority w:val="34"/>
    <w:qFormat/>
    <w:pPr>
      <w:widowControl/>
      <w:ind w:firstLineChars="200" w:firstLine="420"/>
      <w:jc w:val="left"/>
    </w:pPr>
    <w:rPr>
      <w:rFonts w:ascii="宋体" w:hAnsi="宋体" w:cs="宋体"/>
      <w:kern w:val="0"/>
      <w:sz w:val="24"/>
    </w:rPr>
  </w:style>
  <w:style w:type="paragraph" w:customStyle="1" w:styleId="af0">
    <w:name w:val="新正文"/>
    <w:basedOn w:val="a"/>
    <w:link w:val="af1"/>
    <w:qFormat/>
    <w:pPr>
      <w:spacing w:line="480" w:lineRule="exact"/>
      <w:ind w:firstLineChars="200" w:firstLine="480"/>
    </w:pPr>
    <w:rPr>
      <w:rFonts w:ascii="宋体" w:hAnsi="宋体"/>
      <w:sz w:val="24"/>
    </w:rPr>
  </w:style>
  <w:style w:type="character" w:customStyle="1" w:styleId="af1">
    <w:name w:val="新正文 字符"/>
    <w:basedOn w:val="a0"/>
    <w:link w:val="af0"/>
    <w:rPr>
      <w:rFonts w:ascii="宋体" w:hAnsi="宋体"/>
      <w:kern w:val="2"/>
      <w:sz w:val="24"/>
      <w:szCs w:val="24"/>
    </w:rPr>
  </w:style>
  <w:style w:type="paragraph" w:styleId="af2">
    <w:name w:val="Revision"/>
    <w:hidden/>
    <w:uiPriority w:val="99"/>
    <w:semiHidden/>
    <w:rsid w:val="00E95B32"/>
    <w:rPr>
      <w:kern w:val="2"/>
      <w:sz w:val="21"/>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14</Pages>
  <Words>1028</Words>
  <Characters>5864</Characters>
  <Application>Microsoft Office Word</Application>
  <DocSecurity>0</DocSecurity>
  <Lines>48</Lines>
  <Paragraphs>13</Paragraphs>
  <ScaleCrop>false</ScaleCrop>
  <Company>tky</Company>
  <LinksUpToDate>false</LinksUpToDate>
  <CharactersWithSpaces>6879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密级：</dc:title>
  <dc:creator>twang</dc:creator>
  <cp:lastModifiedBy>朋函 王</cp:lastModifiedBy>
  <cp:revision>4</cp:revision>
  <cp:lastPrinted>2016-09-15T09:27:00Z</cp:lastPrinted>
  <dcterms:created xsi:type="dcterms:W3CDTF">2026-03-27T16:55:00Z</dcterms:created>
  <dcterms:modified xsi:type="dcterms:W3CDTF">2026-04-07T06:36:00Z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y fmtid="{D5CDD505-2E9C-101B-9397-08002B2CF9AE}" pid="3" name="ICV">
    <vt:lpwstr>3128FFCDA77740249F27E841E85A3EBD</vt:lpwstr>
  </property>
  <property fmtid="{D5CDD505-2E9C-101B-9397-08002B2CF9AE}" pid="4" name="KSOTemplateDocerSaveRecord">
    <vt:lpwstr>eyJoZGlkIjoiOTk1YzhjNDVkN2I4MzU1MTM1OGE4NmMxMDc3N2E4NzMiLCJ1c2VySWQiOiIxNDU3NTY1MDU0In0=</vt:lpwstr>
  </property>
</Properties>
</file>